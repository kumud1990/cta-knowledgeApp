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1"/>
          <w:bCs w:val="1"/>
          <w:i w:val="0"/>
          <w:iCs w:val="0"/>
          <w:smallCaps w:val="0"/>
          <w:strike w:val="0"/>
          <w:color w:val="0000ff"/>
          <w:sz w:val="23.939199447631836"/>
          <w:szCs w:val="23.939199447631836"/>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39199447631836"/>
          <w:szCs w:val="23.939199447631836"/>
          <w:u w:val="none"/>
          <w:shd w:fill="auto" w:val="clear"/>
          <w:vertAlign w:val="baseline"/>
          <w:rtl w:val="0"/>
        </w:rPr>
        <w:t xml:space="preserve">CTA Scenario Hypothetical ­ United Bank Salesforce.com Certified Technical Architect Bootcamp Mock Review Board Instructions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720" w:right="6475.2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Candidate Prep Time: 90 minutes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68.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Presentation Time: 30 minutes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7584.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Solution should cover: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6427.2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Actors and license choices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7161.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System Landscape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569.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Role Hierarchy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90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Data Model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859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LDV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772.8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 Design (Declarative and Programmatic Solutions)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876.8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Integrations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8558.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SSO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526.400000000001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Sharing Design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465.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Governance (if applicable)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720" w:right="172.7999999999997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Project Overview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0" w:date="2026-09-23T00:45: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United Bank (UB) has been in business for over 75 years selling financial products and services internationally.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sells bank accounts, loans, insurance, credit cards and debit cards to individual customers as well as to businesses.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460.7999999999993" w:firstLine="0"/>
        <w:jc w:val="left"/>
        <w:rPr>
          <w:b w:val="1"/>
          <w:bCs w:val="1"/>
          <w:i w:val="0"/>
          <w:iCs w:val="0"/>
          <w:smallCaps w:val="0"/>
          <w:strike w:val="0"/>
          <w:color w:val="000000"/>
          <w:sz w:val="21.944316864013672"/>
          <w:szCs w:val="21.944316864013672"/>
          <w:u w:val="none"/>
          <w:shd w:fill="auto" w:val="clear"/>
          <w:vertAlign w:val="baseline"/>
          <w:rPrChange w:author="Kumud Thakur" w:id="4" w:date="2026-09-23T00:47: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sells its financial service products through over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 w:date="2026-09-23T00:46: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2,000 branches who are divided into 5 geographical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locations worldwide.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 w:date="2026-09-23T00:46: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Each branch employs 10 staff on average and they service over 20M customers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globally. There are currently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 w:date="2026-09-23T00:47: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10M financial transactions per day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across this customer base.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 w:date="2026-09-23T00:47: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expects to grow its footprint in Asia over the next 5 years and with this expansion expects the number of bank branches and customers to double.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6.7999999999984" w:firstLine="0"/>
        <w:jc w:val="left"/>
        <w:rPr>
          <w:b w:val="1"/>
          <w:bCs w:val="1"/>
          <w:i w:val="0"/>
          <w:iCs w:val="0"/>
          <w:smallCaps w:val="0"/>
          <w:strike w:val="0"/>
          <w:color w:val="000000"/>
          <w:sz w:val="21.944316864013672"/>
          <w:szCs w:val="21.944316864013672"/>
          <w:u w:val="none"/>
          <w:shd w:fill="auto" w:val="clear"/>
          <w:vertAlign w:val="baseline"/>
          <w:rPrChange w:author="Kumud Thakur" w:id="7" w:date="2026-09-23T00:4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Each of the 5 geographical locations within UB uses a proprietar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5" w:date="2026-09-23T00:4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y CRM system with highly customised processes in place to work with customers that is expensive to change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replace this system wi</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6" w:date="2026-09-23T00:4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th a Salesforce solution.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They also have a loc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 w:date="2026-09-23T00:4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al 24x7 contact centre in each region to respond to customer enquiries by phone and email.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551.999999999998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Branch Managers currently do not track a sales pipeline or a contact database of potential customers. UB Branch Staff have no means of seeing a complete picture of a customer's profile with the bank and are finding it hard to have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 w:date="2026-09-23T00:48: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meaningful conversations with their customer b</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1.9999999999982" w:firstLine="0"/>
        <w:jc w:val="left"/>
        <w:rPr>
          <w:ins w:author="Kumud Thakur" w:id="12" w:date="2026-09-23T00:50:36Z"/>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Currently each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 w:date="2026-09-23T00:48:5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Branch tracks needs analysis and applications manually using spreadsheets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 w:date="2026-09-23T00:49: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Branch Managers and the Executive team do not have good visibility into sales activity or customer interactions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implement 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 w:date="2026-09-23T00:49: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Salesforce solution as a global system to manage all customer interactions, sales activity and provide a streamlined process to open new bank accounts. </w:t>
      </w:r>
      <w:ins w:author="Kumud Thakur" w:id="12" w:date="2026-09-23T00:50:36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 w:date="2026-09-23T00:49: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1"/>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ins w:author="Kumud Thakur" w:id="12" w:date="2026-09-23T00:50:36Z"/>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 w:date="2026-09-23T00:50:36Z"/>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 w:date="2026-09-23T00:50:36Z">
              <w:r w:rsidDel="00000000" w:rsidR="00000000" w:rsidRPr="00000000">
                <w:rPr>
                  <w:b w:val="1"/>
                  <w:bCs w:val="1"/>
                  <w:sz w:val="21.944316864013672"/>
                  <w:szCs w:val="21.944316864013672"/>
                  <w:rtl w:val="0"/>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Single org</w:t>
              </w:r>
            </w:ins>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71.9999999999982" w:firstLine="0"/>
        <w:jc w:val="left"/>
        <w:rPr>
          <w:b w:val="1"/>
          <w:bCs w:val="1"/>
          <w:sz w:val="21.944316864013672"/>
          <w:szCs w:val="21.944316864013672"/>
          <w:rPrChange w:author="Kumud Thakur" w:id="13" w:date="2026-09-23T00:50: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04.8000000000002" w:firstLine="0"/>
        <w:jc w:val="left"/>
        <w:rPr>
          <w:ins w:author="Kumud Thakur" w:id="16" w:date="2026-09-23T00:50:05Z"/>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Contact Centre Manager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 w:date="2026-09-23T00:49:3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are looking to improve productivity and customer satisfaction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by employing more effective ways of engaging with their customer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 w:date="2026-09-23T00:50: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They have identified the need to be able to conduct web chats with customers, provide answers to Frequently Asked Questions and wo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uld like to crowd source answers to questions. </w:t>
      </w:r>
      <w:ins w:author="Kumud Thakur" w:id="16" w:date="2026-09-23T00:50:0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ins w:author="Kumud Thakur" w:id="16" w:date="2026-09-23T00:50:05Z"/>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 w:date="2026-09-23T00:50:05Z"/>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 w:date="2026-09-23T00:50:05Z">
              <w:r w:rsidDel="00000000" w:rsidR="00000000" w:rsidRPr="00000000">
                <w:rPr>
                  <w:sz w:val="21.944316864013672"/>
                  <w:szCs w:val="21.944316864013672"/>
                  <w:rtl w:val="0"/>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service portal , web chat and KA, FAQ</w:t>
              </w:r>
            </w:ins>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604.8000000000002" w:firstLine="0"/>
        <w:jc w:val="left"/>
        <w:rPr>
          <w:sz w:val="21.944316864013672"/>
          <w:szCs w:val="21.944316864013672"/>
          <w:rPrChange w:author="Kumud Thakur" w:id="17" w:date="2026-09-23T00:50: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1 of 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3110.4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has identified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 5 types of employees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who will be using the system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29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Executives oversee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 w:date="2026-09-23T00:50:5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managers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would like to see sales revenue reports and sales pipeline reports by region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4.0000000000009"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9" w:date="2026-09-23T00:51: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Staff are responsible for identifying sales deals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creating bank accounts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02.40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UB Branch Manager</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are assigned a branch and are responsible for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 w:date="2026-09-23T00:51:2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managing branch staff</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shift patterns and day to day running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15.19999999999982" w:firstLine="0"/>
        <w:jc w:val="left"/>
        <w:rPr>
          <w:b w:val="1"/>
          <w:bCs w:val="1"/>
          <w:i w:val="0"/>
          <w:iCs w:val="0"/>
          <w:smallCaps w:val="0"/>
          <w:strike w:val="0"/>
          <w:color w:val="000000"/>
          <w:sz w:val="21.944316864013672"/>
          <w:szCs w:val="21.944316864013672"/>
          <w:u w:val="none"/>
          <w:shd w:fill="auto" w:val="clear"/>
          <w:vertAlign w:val="baseline"/>
          <w:rPrChange w:author="Kumud Thakur" w:id="22" w:date="2026-09-23T00:52: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 w:date="2026-09-23T00:52:3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Contact Centre Agents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are responsible for servicing customers needs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 w:date="2026-09-23T00:52: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via email and phone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04.800000000000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Manager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3" w:date="2026-09-23T00:53: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oversee UB Banks contact centre and would like to see contact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centre statistics reports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508.799999999998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Banks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4" w:date="2026-09-23T00:53: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customers will also need access to information stored in salesforce.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agents are also able to gather prospect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5" w:date="2026-09-23T00:53: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ata and are managed by UB Branch Managers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926.400000000001" w:firstLine="0"/>
        <w:jc w:val="left"/>
        <w:rPr>
          <w:b w:val="1"/>
          <w:bCs w:val="1"/>
          <w:i w:val="0"/>
          <w:iCs w:val="0"/>
          <w:smallCaps w:val="0"/>
          <w:strike w:val="0"/>
          <w:color w:val="000000"/>
          <w:sz w:val="21.944316864013672"/>
          <w:szCs w:val="21.944316864013672"/>
          <w:u w:val="none"/>
          <w:shd w:fill="auto" w:val="clear"/>
          <w:vertAlign w:val="baseline"/>
          <w:rPrChange w:author="Kumud Thakur" w:id="26" w:date="2026-09-23T00:54: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 applicatio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6" w:date="2026-09-23T00:54: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must support English, Japanese, Chinese, French and German languages.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76.799999999998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United Banks Systems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employees currently use multiple systems: a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enterprise service bus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data warehouse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an on premise​ </w:t>
      </w:r>
      <w:r w:rsidDel="00000000" w:rsidR="00000000" w:rsidRPr="00000000">
        <w:rPr>
          <w:rFonts w:ascii="Arial" w:cs="Arial" w:eastAsia="Arial" w:hAnsi="Arial"/>
          <w:b w:val="1"/>
          <w:bCs w:val="1"/>
          <w:i w:val="0"/>
          <w:iCs w:val="0"/>
          <w:smallCaps w:val="0"/>
          <w:strike w:val="0"/>
          <w:color w:val="000000"/>
          <w:sz w:val="21.944316864013672"/>
          <w:szCs w:val="21.944316864013672"/>
          <w:u w:val="none"/>
          <w:shd w:fill="auto" w:val="clear"/>
          <w:vertAlign w:val="baseline"/>
          <w:rtl w:val="0"/>
        </w:rPr>
        <w:t xml:space="preserve">CRM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their enterprise architects have provided the following summary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60"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7" w:date="2026-09-23T00:5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Core Banking System A mainframe system.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 core bankin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8" w:date="2026-09-23T00:57: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 system is state of the art and is the financial hub of the bank.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It stores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9" w:date="2026-09-23T00:57: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financial transactions, financial products and customer information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This system must be kept and exposes key functions via a SOAP API.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98.3999999999992" w:firstLine="0"/>
        <w:jc w:val="left"/>
        <w:rPr>
          <w:ins w:author="Kumud Thakur" w:id="32" w:date="2026-09-23T00:58:10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Enterprise Service Bus A recent purchase which has seen limited use up until now. The CTO has mandated that it be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0" w:date="2026-09-23T00:5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used and must be kept.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It support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1" w:date="2026-09-23T00:57: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REST, SOAP and XML interfaces and the bank is open to ideas on how best to leverage the technology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32" w:date="2026-09-23T00:58:1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ins>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98.3999999999992"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ins w:author="Kumud Thakur" w:id="32" w:date="2026-09-23T00:58:1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Assume -&gt;Mu</w:t>
        </w:r>
        <w:r w:rsidDel="00000000" w:rsidR="00000000" w:rsidRPr="00000000">
          <w:rPr>
            <w:sz w:val="21.944316864013672"/>
            <w:szCs w:val="21.944316864013672"/>
            <w:rtl w:val="0"/>
            <w:rPrChange w:author="Kumud Thakur" w:id="33" w:date="2026-09-23T00:58:1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le</w:t>
        </w:r>
      </w:ins>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244.80000000000018" w:firstLine="0"/>
        <w:jc w:val="left"/>
        <w:rPr>
          <w:b w:val="1"/>
          <w:bCs w:val="1"/>
          <w:i w:val="0"/>
          <w:iCs w:val="0"/>
          <w:smallCaps w:val="0"/>
          <w:strike w:val="0"/>
          <w:color w:val="000000"/>
          <w:sz w:val="21.944316864013672"/>
          <w:szCs w:val="21.944316864013672"/>
          <w:u w:val="none"/>
          <w:shd w:fill="auto" w:val="clear"/>
          <w:vertAlign w:val="baseline"/>
          <w:rPrChange w:author="Kumud Thakur" w:id="35" w:date="2026-09-23T00:58: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4" w:date="2026-09-23T00:58: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Data Warehouse An Oracle database used globally for reporting and aggregates data from numerous disparate sources.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UBS employees access the system through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5" w:date="2026-09-23T00:58: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web using system­specific credentials.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35.999999999999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CRM System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6" w:date="2026-09-23T00:59:3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The CRM System is a .NET application and database that use SOAP API calls to retrieve and send information from/to the 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720" w:right="-335.999999999999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would like to see the system replaced with salesforce and address the following problems: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3600.000000000001" w:firstLine="0"/>
        <w:jc w:val="left"/>
        <w:rPr>
          <w:ins w:author="Kumud Thakur" w:id="38" w:date="2026-09-23T01:00:13Z"/>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Prevent the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37" w:date="2026-09-23T00:59: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uplication of customer and contact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records </w:t>
      </w:r>
      <w:ins w:author="Kumud Thakur" w:id="38" w:date="2026-09-23T01:00: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38" w:date="2026-09-23T01:00:13Z"/>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38" w:date="2026-09-23T01:00:13Z"/>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38" w:date="2026-09-23T01:00:13Z">
              <w:r w:rsidDel="00000000" w:rsidR="00000000" w:rsidRPr="00000000">
                <w:rPr>
                  <w:sz w:val="21.944316864013672"/>
                  <w:szCs w:val="21.944316864013672"/>
                  <w:rtl w:val="0"/>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 Load the clean data</w:t>
                <w:br w:type="textWrapping"/>
                <w:t xml:space="preserve">Setup duplicate rules in SF</w:t>
              </w:r>
            </w:ins>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364.80000000000007" w:right="3600.000000000001" w:firstLine="0"/>
        <w:jc w:val="left"/>
        <w:rPr>
          <w:sz w:val="21.944316864013672"/>
          <w:szCs w:val="21.944316864013672"/>
          <w:rPrChange w:author="Kumud Thakur" w:id="39" w:date="2026-09-23T01:0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403.2000000000007" w:firstLine="0"/>
        <w:jc w:val="left"/>
        <w:rPr>
          <w:ins w:author="Kumud Thakur" w:id="40" w:date="2026-09-23T01:00:39Z"/>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There is no address validation leading to poor data quality </w:t>
      </w:r>
      <w:ins w:author="Kumud Thakur" w:id="40" w:date="2026-09-23T01:00: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0" w:date="2026-09-23T01:00:39Z"/>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0" w:date="2026-09-23T01:00:39Z"/>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0" w:date="2026-09-23T01:00:39Z">
              <w:r w:rsidDel="00000000" w:rsidR="00000000" w:rsidRPr="00000000">
                <w:rPr>
                  <w:sz w:val="21.944316864013672"/>
                  <w:szCs w:val="21.944316864013672"/>
                  <w:rtl w:val="0"/>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App -&gt;  global address validation</w:t>
              </w:r>
            </w:ins>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403.2000000000007" w:firstLine="0"/>
        <w:jc w:val="left"/>
        <w:rPr>
          <w:sz w:val="21.944316864013672"/>
          <w:szCs w:val="21.944316864013672"/>
          <w:rPrChange w:author="Kumud Thakur" w:id="41" w:date="2026-09-23T01:00: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36.8000000000006" w:firstLine="0"/>
        <w:jc w:val="left"/>
        <w:rPr>
          <w:ins w:author="Kumud Thakur" w:id="42" w:date="2026-09-23T01:01:05Z"/>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Allow UB Branch Staff to more efficiently track prospects and potential deals </w:t>
      </w:r>
      <w:ins w:author="Kumud Thakur" w:id="42" w:date="2026-09-23T01:01:0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2" w:date="2026-09-23T01:01:05Z"/>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2" w:date="2026-09-23T01:01:05Z"/>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2" w:date="2026-09-23T01:01:05Z">
              <w:r w:rsidDel="00000000" w:rsidR="00000000" w:rsidRPr="00000000">
                <w:rPr>
                  <w:sz w:val="21.944316864013672"/>
                  <w:szCs w:val="21.944316864013672"/>
                  <w:rtl w:val="0"/>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SF–Lead -&gt;Opportunity</w:t>
              </w:r>
            </w:ins>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36.8000000000006" w:firstLine="0"/>
        <w:jc w:val="left"/>
        <w:rPr>
          <w:sz w:val="21.944316864013672"/>
          <w:szCs w:val="21.944316864013672"/>
          <w:rPrChange w:author="Kumud Thakur" w:id="43" w:date="2026-09-23T01:01: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70.4000000000008" w:firstLine="0"/>
        <w:jc w:val="left"/>
        <w:rPr>
          <w:ins w:author="Kumud Thakur" w:id="45" w:date="2026-09-23T01:02:18Z"/>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4" w:date="2026-09-23T01:02: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Staff currently have to login using a system specific username and password </w:t>
      </w:r>
      <w:ins w:author="Kumud Thakur" w:id="45" w:date="2026-09-23T01:02:18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4" w:date="2026-09-23T01:02:1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5" w:date="2026-09-23T01:02:18Z"/>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5" w:date="2026-09-23T01:02:18Z"/>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5" w:date="2026-09-23T01:02:18Z">
              <w:r w:rsidDel="00000000" w:rsidR="00000000" w:rsidRPr="00000000">
                <w:rPr>
                  <w:b w:val="1"/>
                  <w:bCs w:val="1"/>
                  <w:sz w:val="21.944316864013672"/>
                  <w:szCs w:val="21.944316864013672"/>
                  <w:rtl w:val="0"/>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Enabled SSO, OKTA  IDP , IDP initatied flow</w:t>
              </w:r>
            </w:ins>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70.4000000000008" w:firstLine="0"/>
        <w:jc w:val="left"/>
        <w:rPr>
          <w:b w:val="1"/>
          <w:bCs w:val="1"/>
          <w:sz w:val="21.944316864013672"/>
          <w:szCs w:val="21.944316864013672"/>
          <w:rPrChange w:author="Kumud Thakur" w:id="46" w:date="2026-09-23T01:0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6.80000000000064" w:firstLine="0"/>
        <w:jc w:val="left"/>
        <w:rPr>
          <w:ins w:author="Kumud Thakur" w:id="47" w:date="2026-09-23T01:03:31Z"/>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cannot create relationships between customers to see their family and work connections </w:t>
      </w:r>
      <w:ins w:author="Kumud Thakur" w:id="47" w:date="2026-09-23T01:03:3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47" w:date="2026-09-23T01:03:31Z"/>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47" w:date="2026-09-23T01:03:31Z"/>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47" w:date="2026-09-23T01:03:31Z">
              <w:r w:rsidDel="00000000" w:rsidR="00000000" w:rsidRPr="00000000">
                <w:rPr>
                  <w:sz w:val="21.944316864013672"/>
                  <w:szCs w:val="21.944316864013672"/>
                  <w:rtl w:val="0"/>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Enabled ACR, person account</w:t>
              </w:r>
            </w:ins>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6.80000000000064" w:firstLine="0"/>
        <w:jc w:val="left"/>
        <w:rPr>
          <w:sz w:val="21.944316864013672"/>
          <w:szCs w:val="21.944316864013672"/>
          <w:rPrChange w:author="Kumud Thakur" w:id="48" w:date="2026-09-23T01:03: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01.600000000001" w:firstLine="0"/>
        <w:jc w:val="left"/>
        <w:rPr>
          <w:ins w:author="Kumud Thakur" w:id="50" w:date="2026-09-23T01:04:49Z"/>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Creating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49" w:date="2026-09-23T01:04: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 new bank account is a 15 step process and error prone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50" w:date="2026-09-23T01:04: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0" w:date="2026-09-23T01:04:49Z"/>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0" w:date="2026-09-23T01:04:49Z"/>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0" w:date="2026-09-23T01:04:49Z">
              <w:r w:rsidDel="00000000" w:rsidR="00000000" w:rsidRPr="00000000">
                <w:rPr>
                  <w:sz w:val="21.944316864013672"/>
                  <w:szCs w:val="21.944316864013672"/>
                  <w:rtl w:val="0"/>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Replace with Lead to opportunity</w:t>
              </w:r>
            </w:ins>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01.600000000001" w:firstLine="0"/>
        <w:jc w:val="left"/>
        <w:rPr>
          <w:sz w:val="21.944316864013672"/>
          <w:szCs w:val="21.944316864013672"/>
          <w:rPrChange w:author="Kumud Thakur" w:id="51" w:date="2026-09-23T01:04: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267.200000000001" w:firstLine="0"/>
        <w:jc w:val="left"/>
        <w:rPr>
          <w:ins w:author="Kumud Thakur" w:id="52" w:date="2026-09-23T01:06:39Z"/>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No mobile options </w:t>
      </w:r>
      <w:ins w:author="Kumud Thakur" w:id="52" w:date="2026-09-23T01:06: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2" w:date="2026-09-23T01:06:39Z"/>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2" w:date="2026-09-23T01:06:39Z"/>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2" w:date="2026-09-23T01:06:39Z">
              <w:r w:rsidDel="00000000" w:rsidR="00000000" w:rsidRPr="00000000">
                <w:rPr>
                  <w:sz w:val="21.944316864013672"/>
                  <w:szCs w:val="21.944316864013672"/>
                  <w:rtl w:val="0"/>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mobile App for customer</w:t>
              </w:r>
            </w:ins>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267.200000000001" w:firstLine="0"/>
        <w:jc w:val="left"/>
        <w:rPr>
          <w:sz w:val="21.944316864013672"/>
          <w:szCs w:val="21.944316864013672"/>
          <w:rPrChange w:author="Kumud Thakur" w:id="53" w:date="2026-09-23T01:06: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2193.600000000001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UB would like to retire the CRM system and implement the following changes: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406.4000000000015" w:firstLine="0"/>
        <w:jc w:val="left"/>
        <w:rPr>
          <w:ins w:author="Kumud Thakur" w:id="54" w:date="2026-09-23T01:07:58Z"/>
          <w:sz w:val="21.944316864013672"/>
          <w:szCs w:val="21.944316864013672"/>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Deduplicate and migrate all data into salesforce</w:t>
      </w:r>
      <w:ins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ins>
    </w:p>
    <w:tbl>
      <w:tblPr>
        <w:tblStyle w:val="Table1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4" w:date="2026-09-23T01:07:58Z"/>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4" w:date="2026-09-23T01:07:58Z"/>
                <w:sz w:val="21.944316864013672"/>
                <w:szCs w:val="21.944316864013672"/>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w:t>
              </w:r>
            </w:ins>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406.400000000001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del w:author="Kumud Thakur" w:id="54" w:date="2026-09-23T01:07:58Z">
        <w:r w:rsidDel="00000000" w:rsidR="00000000" w:rsidRPr="00000000">
          <w:rPr>
            <w:sz w:val="21.944316864013672"/>
            <w:szCs w:val="21.944316864013672"/>
            <w:rtl w:val="0"/>
            <w:rPrChange w:author="Kumud Thakur" w:id="55" w:date="2026-09-23T01:0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delText xml:space="preserve"> </w:delText>
        </w:r>
      </w:del>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499.2000000000007" w:firstLine="0"/>
        <w:jc w:val="left"/>
        <w:rPr>
          <w:ins w:author="Kumud Thakur" w:id="56" w:date="2026-09-23T01:08:11Z"/>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Create a single customer master for all customer records </w:t>
      </w:r>
      <w:ins w:author="Kumud Thakur" w:id="56" w:date="2026-09-23T01:08:1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6" w:date="2026-09-23T01:08:11Z"/>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6" w:date="2026-09-23T01:08:11Z"/>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6" w:date="2026-09-23T01:08:11Z">
              <w:r w:rsidDel="00000000" w:rsidR="00000000" w:rsidRPr="00000000">
                <w:rPr>
                  <w:sz w:val="21.944316864013672"/>
                  <w:szCs w:val="21.944316864013672"/>
                  <w:rtl w:val="0"/>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Account</w:t>
              </w:r>
            </w:ins>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3499.2000000000007" w:firstLine="0"/>
        <w:jc w:val="left"/>
        <w:rPr>
          <w:sz w:val="21.944316864013672"/>
          <w:szCs w:val="21.944316864013672"/>
          <w:rPrChange w:author="Kumud Thakur" w:id="57" w:date="2026-09-23T01:08: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038.4000000000005" w:firstLine="0"/>
        <w:jc w:val="left"/>
        <w:rPr>
          <w:ins w:author="Kumud Thakur" w:id="58" w:date="2026-09-23T01:08:25Z"/>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can create prospects and sales opportunities </w:t>
      </w:r>
      <w:ins w:author="Kumud Thakur" w:id="58" w:date="2026-09-23T01:08:2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58" w:date="2026-09-23T01:08:25Z"/>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58" w:date="2026-09-23T01:08:25Z"/>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58" w:date="2026-09-23T01:08:25Z">
              <w:r w:rsidDel="00000000" w:rsidR="00000000" w:rsidRPr="00000000">
                <w:rPr>
                  <w:sz w:val="21.944316864013672"/>
                  <w:szCs w:val="21.944316864013672"/>
                  <w:rtl w:val="0"/>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Access on lead and opptty</w:t>
              </w:r>
            </w:ins>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038.4000000000005" w:firstLine="0"/>
        <w:jc w:val="left"/>
        <w:rPr>
          <w:sz w:val="21.944316864013672"/>
          <w:szCs w:val="21.944316864013672"/>
          <w:rPrChange w:author="Kumud Thakur" w:id="59" w:date="2026-09-23T01:08: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2 of 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1464.000000000001" w:firstLine="0"/>
        <w:jc w:val="left"/>
        <w:rPr>
          <w:ins w:author="Kumud Thakur" w:id="60" w:date="2026-09-23T01:08:40Z"/>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real time address validation for newly created and updated customers </w:t>
      </w:r>
      <w:ins w:author="Kumud Thakur" w:id="60" w:date="2026-09-23T01:08:4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0" w:date="2026-09-23T01:08:40Z"/>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0" w:date="2026-09-23T01:08:40Z"/>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0" w:date="2026-09-23T01:08:40Z">
              <w:r w:rsidDel="00000000" w:rsidR="00000000" w:rsidRPr="00000000">
                <w:rPr>
                  <w:sz w:val="21.944316864013672"/>
                  <w:szCs w:val="21.944316864013672"/>
                  <w:rtl w:val="0"/>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Global Address validation app exchnage</w:t>
              </w:r>
            </w:ins>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1464.000000000001" w:firstLine="0"/>
        <w:jc w:val="left"/>
        <w:rPr>
          <w:sz w:val="21.944316864013672"/>
          <w:szCs w:val="21.944316864013672"/>
          <w:rPrChange w:author="Kumud Thakur" w:id="61" w:date="2026-09-23T01:08:4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74.4000000000005" w:firstLine="0"/>
        <w:jc w:val="left"/>
        <w:rPr>
          <w:ins w:author="Kumud Thakur" w:id="62" w:date="2026-09-23T01:09:00Z"/>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web chat functionality in the contact centres </w:t>
      </w:r>
      <w:ins w:author="Kumud Thakur" w:id="62" w:date="2026-09-23T01:09:0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2" w:date="2026-09-23T01:09:00Z"/>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2" w:date="2026-09-23T01:09:00Z"/>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2" w:date="2026-09-23T01:09:00Z">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w:t>
              </w:r>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enhanced</w:t>
              </w:r>
              <w:r w:rsidDel="00000000" w:rsidR="00000000" w:rsidRPr="00000000">
                <w:rPr>
                  <w:sz w:val="21.944316864013672"/>
                  <w:szCs w:val="21.944316864013672"/>
                  <w:rtl w:val="0"/>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chat</w:t>
              </w:r>
            </w:ins>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74.4000000000005" w:firstLine="0"/>
        <w:jc w:val="left"/>
        <w:rPr>
          <w:sz w:val="21.944316864013672"/>
          <w:szCs w:val="21.944316864013672"/>
          <w:rPrChange w:author="Kumud Thakur" w:id="63" w:date="2026-09-23T01:09:0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73.6000000000013" w:firstLine="0"/>
        <w:jc w:val="left"/>
        <w:rPr>
          <w:ins w:author="Kumud Thakur" w:id="64" w:date="2026-09-23T01:09:26Z"/>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FAQs in the contact centres for UB contact centre agents </w:t>
      </w:r>
      <w:ins w:author="Kumud Thakur" w:id="64" w:date="2026-09-23T01:09: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4" w:date="2026-09-23T01:09:26Z"/>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4" w:date="2026-09-23T01:09:26Z"/>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4" w:date="2026-09-23T01:09:26Z">
              <w:r w:rsidDel="00000000" w:rsidR="00000000" w:rsidRPr="00000000">
                <w:rPr>
                  <w:sz w:val="21.944316864013672"/>
                  <w:szCs w:val="21.944316864013672"/>
                  <w:rtl w:val="0"/>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Knowledge Arcticle</w:t>
              </w:r>
            </w:ins>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673.6000000000013" w:firstLine="0"/>
        <w:jc w:val="left"/>
        <w:rPr>
          <w:sz w:val="21.944316864013672"/>
          <w:szCs w:val="21.944316864013672"/>
          <w:rPrChange w:author="Kumud Thakur" w:id="65" w:date="2026-09-23T01:09: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06.400000000001" w:firstLine="0"/>
        <w:jc w:val="left"/>
        <w:rPr>
          <w:ins w:author="Kumud Thakur" w:id="67" w:date="2026-09-23T01:10:34Z"/>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66" w:date="2026-09-23T01:10:3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option to use mobile devices across the branch network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to view their prospects, customers and opportunity data. </w:t>
      </w:r>
      <w:ins w:author="Kumud Thakur" w:id="67" w:date="2026-09-23T01:10:3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7" w:date="2026-09-23T01:10:34Z"/>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7" w:date="2026-09-23T01:10:34Z"/>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7" w:date="2026-09-23T01:10:34Z">
              <w:r w:rsidDel="00000000" w:rsidR="00000000" w:rsidRPr="00000000">
                <w:rPr>
                  <w:sz w:val="21.944316864013672"/>
                  <w:szCs w:val="21.944316864013672"/>
                  <w:rtl w:val="0"/>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Salesforce Mobile app, use SSO</w:t>
              </w:r>
            </w:ins>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06.400000000001" w:firstLine="0"/>
        <w:jc w:val="left"/>
        <w:rPr>
          <w:sz w:val="21.944316864013672"/>
          <w:szCs w:val="21.944316864013672"/>
          <w:rPrChange w:author="Kumud Thakur" w:id="68" w:date="2026-09-23T01:1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02.4000000000012" w:firstLine="0"/>
        <w:jc w:val="left"/>
        <w:rPr>
          <w:ins w:author="Kumud Thakur" w:id="69" w:date="2026-09-23T01:11:08Z"/>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Provide a recommendation for either a single or multiple Salesforce instances </w:t>
      </w:r>
      <w:ins w:author="Kumud Thakur" w:id="69" w:date="2026-09-23T01:11: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69" w:date="2026-09-23T01:11:08Z"/>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69" w:date="2026-09-23T01:11:08Z"/>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69" w:date="2026-09-23T01:11:08Z">
              <w:r w:rsidDel="00000000" w:rsidR="00000000" w:rsidRPr="00000000">
                <w:rPr>
                  <w:sz w:val="21.944316864013672"/>
                  <w:szCs w:val="21.944316864013672"/>
                  <w:rtl w:val="0"/>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Single org</w:t>
              </w:r>
            </w:ins>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02.4000000000012" w:firstLine="0"/>
        <w:jc w:val="left"/>
        <w:rPr>
          <w:sz w:val="21.944316864013672"/>
          <w:szCs w:val="21.944316864013672"/>
          <w:rPrChange w:author="Kumud Thakur" w:id="70" w:date="2026-09-23T01:11: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1060.800000000000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As part of the architecture UB has mandated the use of single­sign on across all systems.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8524.8"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Sales Cycle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64.80000000000007" w:right="-470.39999999999964" w:firstLine="0"/>
        <w:jc w:val="left"/>
        <w:rPr>
          <w:ins w:author="Kumud Thakur" w:id="73" w:date="2026-09-23T01:12:41Z"/>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Staff schedule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1" w:date="2026-09-23T01:12: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financial planning workshops through social media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2" w:date="2026-09-23T01:12: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channels targeting a specific demographic of customers </w:t>
      </w:r>
      <w:ins w:author="Kumud Thakur" w:id="73" w:date="2026-09-23T01:12:41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2" w:date="2026-09-23T01:12: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1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73" w:date="2026-09-23T01:12:41Z"/>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73" w:date="2026-09-23T01:12:41Z"/>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73" w:date="2026-09-23T01:12:41Z">
              <w:r w:rsidDel="00000000" w:rsidR="00000000" w:rsidRPr="00000000">
                <w:rPr>
                  <w:b w:val="1"/>
                  <w:bCs w:val="1"/>
                  <w:sz w:val="21.944316864013672"/>
                  <w:szCs w:val="21.944316864013672"/>
                  <w:rtl w:val="0"/>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MArketing cloud</w:t>
              </w:r>
            </w:ins>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364.80000000000007" w:right="-470.39999999999964" w:firstLine="0"/>
        <w:jc w:val="left"/>
        <w:rPr>
          <w:b w:val="1"/>
          <w:bCs w:val="1"/>
          <w:sz w:val="21.944316864013672"/>
          <w:szCs w:val="21.944316864013672"/>
          <w:rPrChange w:author="Kumud Thakur" w:id="74" w:date="2026-09-23T01:12: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07.9999999999995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the workshops,</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 UB Branch Staff gather attendee information and create a prospect record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with basic contact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398.400000000000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system should 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nsure that customer or prospect information is not duplicated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9.1999999999985" w:firstLine="0"/>
        <w:jc w:val="left"/>
        <w:rPr>
          <w:ins w:author="Kumud Thakur" w:id="75" w:date="2026-09-23T01:13:22Z"/>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 addition, th</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 system should provide verify the customer’s address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meets postal standards </w:t>
      </w:r>
      <w:ins w:author="Kumud Thakur" w:id="75" w:date="2026-09-23T01:13:2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1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75" w:date="2026-09-23T01:13:22Z"/>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75" w:date="2026-09-23T01:13:22Z"/>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75" w:date="2026-09-23T01:13:22Z">
              <w:r w:rsidDel="00000000" w:rsidR="00000000" w:rsidRPr="00000000">
                <w:rPr>
                  <w:sz w:val="21.944316864013672"/>
                  <w:szCs w:val="21.944316864013672"/>
                  <w:rtl w:val="0"/>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duplicate rules &amp; Address validation pacakge</w:t>
              </w:r>
            </w:ins>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9.1999999999985" w:firstLine="0"/>
        <w:jc w:val="left"/>
        <w:rPr>
          <w:sz w:val="21.944316864013672"/>
          <w:szCs w:val="21.944316864013672"/>
          <w:rPrChange w:author="Kumud Thakur" w:id="76" w:date="2026-09-23T01:13: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53.599999999999" w:firstLine="0"/>
        <w:jc w:val="left"/>
        <w:rPr>
          <w:b w:val="1"/>
          <w:bCs w:val="1"/>
          <w:i w:val="0"/>
          <w:iCs w:val="0"/>
          <w:smallCaps w:val="0"/>
          <w:strike w:val="0"/>
          <w:color w:val="000000"/>
          <w:sz w:val="21.944316864013672"/>
          <w:szCs w:val="21.944316864013672"/>
          <w:u w:val="none"/>
          <w:shd w:fill="auto" w:val="clear"/>
          <w:vertAlign w:val="baseline"/>
          <w:rPrChange w:author="Kumud Thakur" w:id="78" w:date="2026-09-23T01:13: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St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7" w:date="2026-09-23T01:13: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aff call interested customers after the workshop and schedule an appointment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 them to come into their 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8" w:date="2026-09-23T01:13: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earest branch for a one­on­one needs analysis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56.7999999999984" w:firstLine="0"/>
        <w:jc w:val="left"/>
        <w:rPr>
          <w:ins w:author="Kumud Thakur" w:id="80" w:date="2026-09-23T01:14:02Z"/>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Before the call the UB Branch Staff woul</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79" w:date="2026-09-23T01:14: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 like to view a map on their desktop/mobile device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that displays the customers location and UB branches in the surrounding area </w:t>
      </w:r>
      <w:ins w:author="Kumud Thakur" w:id="80" w:date="2026-09-23T01:14:0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80" w:date="2026-09-23T01:14:02Z"/>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0" w:date="2026-09-23T01:14:02Z"/>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0" w:date="2026-09-23T01:14:02Z">
              <w:r w:rsidDel="00000000" w:rsidR="00000000" w:rsidRPr="00000000">
                <w:rPr>
                  <w:sz w:val="21.944316864013672"/>
                  <w:szCs w:val="21.944316864013672"/>
                  <w:rtl w:val="0"/>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Campaign -&gt; Lead-&gt; Schedular will use for appointment in nearest branch</w:t>
              </w:r>
            </w:ins>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56.7999999999984" w:firstLine="0"/>
        <w:jc w:val="left"/>
        <w:rPr>
          <w:sz w:val="21.944316864013672"/>
          <w:szCs w:val="21.944316864013672"/>
          <w:rPrChange w:author="Kumud Thakur" w:id="81" w:date="2026-09-23T01:14: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56.7999999999984" w:firstLine="0"/>
        <w:jc w:val="left"/>
        <w:rPr>
          <w:ins w:author="Kumud Thakur" w:id="84" w:date="2026-09-23T01:16:35Z"/>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2" w:date="2026-09-23T01:15: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Staff then create a needs analysis that ask the customer a series of question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around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3" w:date="2026-09-23T01:15:5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4 key sales areas: Insurance, Investment, Loan and Transaction indicating if they are long term or short term objectives.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needs analysis can be saved part way through and retrieved at a later date. </w:t>
      </w:r>
      <w:ins w:author="Kumud Thakur" w:id="84" w:date="2026-09-23T01:16:3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2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84" w:date="2026-09-23T01:16:35Z"/>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4" w:date="2026-09-23T01:16:35Z"/>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4" w:date="2026-09-23T01:16:35Z">
              <w:r w:rsidDel="00000000" w:rsidR="00000000" w:rsidRPr="00000000">
                <w:rPr>
                  <w:sz w:val="21.944316864013672"/>
                  <w:szCs w:val="21.944316864013672"/>
                  <w:rtl w:val="0"/>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QA &amp; QA Response object, Screen flow with Questions on lead</w:t>
              </w:r>
            </w:ins>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56.7999999999984" w:firstLine="0"/>
        <w:jc w:val="left"/>
        <w:rPr>
          <w:sz w:val="21.944316864013672"/>
          <w:szCs w:val="21.944316864013672"/>
          <w:rPrChange w:author="Kumud Thakur" w:id="85" w:date="2026-09-23T01:16:3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ins w:author="Kumud Thakur" w:id="87" w:date="2026-09-23T01:17:57Z"/>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6" w:date="2026-09-23T01:17: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needs analysis should trigger the application to make financial product suggestions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based on the customers answers to the key questions. </w:t>
      </w:r>
      <w:ins w:author="Kumud Thakur" w:id="87" w:date="2026-09-23T01:17: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87" w:date="2026-09-23T01:17:57Z"/>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87" w:date="2026-09-23T01:17:57Z"/>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87" w:date="2026-09-23T01:17:57Z">
              <w:r w:rsidDel="00000000" w:rsidR="00000000" w:rsidRPr="00000000">
                <w:rPr>
                  <w:sz w:val="21.944316864013672"/>
                  <w:szCs w:val="21.944316864013672"/>
                  <w:rtl w:val="0"/>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Screen Displaying suggested products</w:t>
              </w:r>
            </w:ins>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sz w:val="21.944316864013672"/>
          <w:szCs w:val="21.944316864013672"/>
          <w:rPrChange w:author="Kumud Thakur" w:id="88" w:date="2026-09-23T01:17: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40" w:firstLine="0"/>
        <w:jc w:val="left"/>
        <w:rPr>
          <w:ins w:author="Kumud Thakur" w:id="90" w:date="2026-09-23T01:18:29Z"/>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final step 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89" w:date="2026-09-23T01:18: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f the needs analysis is for the customer to indicate which recommendations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they would like to progress. For any 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ecommendations accepted it should trigger the applicatio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 to automatically create sales opportunities </w:t>
      </w:r>
      <w:ins w:author="Kumud Thakur" w:id="90" w:date="2026-09-23T01:18:2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90" w:date="2026-09-23T01:18:29Z"/>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0" w:date="2026-09-23T01:18:29Z"/>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0" w:date="2026-09-23T01:18:29Z">
              <w:r w:rsidDel="00000000" w:rsidR="00000000" w:rsidRPr="00000000">
                <w:rPr>
                  <w:sz w:val="21.944316864013672"/>
                  <w:szCs w:val="21.944316864013672"/>
                  <w:rtl w:val="0"/>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Choose Product-&gt;Create Opportunity </w:t>
              </w:r>
            </w:ins>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40" w:firstLine="0"/>
        <w:jc w:val="left"/>
        <w:rPr>
          <w:sz w:val="21.944316864013672"/>
          <w:szCs w:val="21.944316864013672"/>
          <w:rPrChange w:author="Kumud Thakur" w:id="91" w:date="2026-09-23T01:18: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22.4000000000001" w:firstLine="0"/>
        <w:jc w:val="left"/>
        <w:rPr>
          <w:ins w:author="Kumud Thakur" w:id="93" w:date="2026-09-23T01:20:13Z"/>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Following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2" w:date="2026-09-23T01:19: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completion of the needs analysis the customer should receive a summary of the conversation to their email address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as a pdf </w:t>
      </w:r>
      <w:ins w:author="Kumud Thakur" w:id="93" w:date="2026-09-23T01:20: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4"/>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93" w:date="2026-09-23T01:20:13Z"/>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3" w:date="2026-09-23T01:20:13Z"/>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3" w:date="2026-09-23T01:20:13Z">
              <w:r w:rsidDel="00000000" w:rsidR="00000000" w:rsidRPr="00000000">
                <w:rPr>
                  <w:sz w:val="21.944316864013672"/>
                  <w:szCs w:val="21.944316864013672"/>
                  <w:rtl w:val="0"/>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Docusign Template-&gt; Generate PDF and send to customer</w:t>
              </w:r>
            </w:ins>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22.4000000000001" w:firstLine="0"/>
        <w:jc w:val="left"/>
        <w:rPr>
          <w:sz w:val="21.944316864013672"/>
          <w:szCs w:val="21.944316864013672"/>
          <w:rPrChange w:author="Kumud Thakur" w:id="94" w:date="2026-09-23T01:20: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633.599999999999" w:firstLine="0"/>
        <w:jc w:val="left"/>
        <w:rPr>
          <w:ins w:author="Kumud Thakur" w:id="95" w:date="2026-09-23T01:19:49Z"/>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Sales opportunities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created should have an expected close date of 2 weeks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from the current date and their sales status set to Open </w:t>
      </w:r>
      <w:ins w:author="Kumud Thakur" w:id="95" w:date="2026-09-23T01:19: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95" w:date="2026-09-23T01:19:49Z"/>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5" w:date="2026-09-23T01:19:49Z"/>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5" w:date="2026-09-23T01:19:49Z">
              <w:r w:rsidDel="00000000" w:rsidR="00000000" w:rsidRPr="00000000">
                <w:rPr>
                  <w:sz w:val="21.944316864013672"/>
                  <w:szCs w:val="21.944316864013672"/>
                  <w:rtl w:val="0"/>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Close date setting using flow</w:t>
              </w:r>
            </w:ins>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633.599999999999" w:firstLine="0"/>
        <w:jc w:val="left"/>
        <w:rPr>
          <w:sz w:val="21.944316864013672"/>
          <w:szCs w:val="21.944316864013672"/>
          <w:rPrChange w:author="Kumud Thakur" w:id="96" w:date="2026-09-23T01:19: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44.0000000000009" w:firstLine="0"/>
        <w:jc w:val="left"/>
        <w:rPr>
          <w:ins w:author="Kumud Thakur" w:id="98" w:date="2026-09-23T01:20:47Z"/>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also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97" w:date="2026-09-23T01:20:4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uses third party agents to gather prospects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enter needs analysis records </w:t>
      </w:r>
      <w:ins w:author="Kumud Thakur" w:id="98" w:date="2026-09-23T01:20:4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98" w:date="2026-09-23T01:20:47Z"/>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98" w:date="2026-09-23T01:20:47Z"/>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98" w:date="2026-09-23T01:20:47Z">
              <w:r w:rsidDel="00000000" w:rsidR="00000000" w:rsidRPr="00000000">
                <w:rPr>
                  <w:sz w:val="21.944316864013672"/>
                  <w:szCs w:val="21.944316864013672"/>
                  <w:rtl w:val="0"/>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3rd party agents-&gt;Partner licenese</w:t>
              </w:r>
            </w:ins>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44.0000000000009" w:firstLine="0"/>
        <w:jc w:val="left"/>
        <w:rPr>
          <w:sz w:val="21.944316864013672"/>
          <w:szCs w:val="21.944316864013672"/>
          <w:rPrChange w:author="Kumud Thakur" w:id="99" w:date="2026-09-23T01:20:4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20" w:right="6100.800000000001"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Bank Account Application Process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691.1999999999989" w:firstLine="0"/>
        <w:jc w:val="left"/>
        <w:rPr>
          <w:ins w:author="Kumud Thakur" w:id="101" w:date="2026-09-23T01:22:53Z"/>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0" w:date="2026-09-23T01:22: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deals that are for ‘transaction’ type financial products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Bank Staff can open an account on the spot. </w:t>
      </w:r>
      <w:ins w:author="Kumud Thakur" w:id="101" w:date="2026-09-23T01:22:5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01" w:date="2026-09-23T01:22:53Z"/>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1" w:date="2026-09-23T01:22:53Z"/>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1" w:date="2026-09-23T01:22:53Z">
              <w:r w:rsidDel="00000000" w:rsidR="00000000" w:rsidRPr="00000000">
                <w:rPr>
                  <w:sz w:val="21.944316864013672"/>
                  <w:szCs w:val="21.944316864013672"/>
                  <w:rtl w:val="0"/>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=closed won, Create Asset for the </w:t>
              </w:r>
              <w:r w:rsidDel="00000000" w:rsidR="00000000" w:rsidRPr="00000000">
                <w:rPr>
                  <w:b w:val="1"/>
                  <w:bCs w:val="1"/>
                  <w:sz w:val="21.944316864013672"/>
                  <w:szCs w:val="21.944316864013672"/>
                  <w:rtl w:val="0"/>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transaction products</w:t>
              </w:r>
              <w:r w:rsidDel="00000000" w:rsidR="00000000" w:rsidRPr="00000000">
                <w:rPr>
                  <w:rtl w:val="0"/>
                </w:rPr>
              </w:r>
            </w:ins>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691.1999999999989" w:firstLine="0"/>
        <w:jc w:val="left"/>
        <w:rPr>
          <w:sz w:val="21.944316864013672"/>
          <w:szCs w:val="21.944316864013672"/>
          <w:rPrChange w:author="Kumud Thakur" w:id="102" w:date="2026-09-23T01:2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08.000000000000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Staff Member or th</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3" w:date="2026-09-23T01:23: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third party agent converts the prospect to a customer record</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2.79999999999973" w:firstLine="0"/>
        <w:jc w:val="left"/>
        <w:rPr>
          <w:ins w:author="Kumud Thakur" w:id="105" w:date="2026-09-23T01:24:51Z"/>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this stage the p</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4" w:date="2026-09-23T01:25: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rospect must supply identification document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s passport and proof of address and these are recorded against the customer </w:t>
      </w:r>
      <w:ins w:author="Kumud Thakur" w:id="105" w:date="2026-09-23T01:24:5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8"/>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05" w:date="2026-09-23T01:24:51Z"/>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5" w:date="2026-09-23T01:24:51Z"/>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5" w:date="2026-09-23T01:24:51Z">
              <w:r w:rsidDel="00000000" w:rsidR="00000000" w:rsidRPr="00000000">
                <w:rPr>
                  <w:sz w:val="21.944316864013672"/>
                  <w:szCs w:val="21.944316864013672"/>
                  <w:rtl w:val="0"/>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Accc-&gt;Document checklist,with picklist (Screen flow to upload)</w:t>
              </w:r>
            </w:ins>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52.79999999999973" w:firstLine="0"/>
        <w:jc w:val="left"/>
        <w:rPr>
          <w:sz w:val="21.944316864013672"/>
          <w:szCs w:val="21.944316864013672"/>
          <w:rPrChange w:author="Kumud Thakur" w:id="106" w:date="2026-09-23T01:24: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4.3999999999983" w:firstLine="0"/>
        <w:jc w:val="left"/>
        <w:rPr>
          <w:ins w:author="Kumud Thakur" w:id="108" w:date="2026-09-23T01:25:57Z"/>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third p</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07" w:date="2026-09-23T01:25: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arty agent converts the prospect, converted application should be assigned to to the UB Branch Manager that manages the region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108" w:date="2026-09-23T01:25: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2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08" w:date="2026-09-23T01:25:57Z"/>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08" w:date="2026-09-23T01:25:57Z"/>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08" w:date="2026-09-23T01:25:57Z">
              <w:r w:rsidDel="00000000" w:rsidR="00000000" w:rsidRPr="00000000">
                <w:rPr>
                  <w:sz w:val="21.944316864013672"/>
                  <w:szCs w:val="21.944316864013672"/>
                  <w:rtl w:val="0"/>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3rd Party Agent-&gt;BR MAnager-&gt;Region manager , Account owner and agent in account team</w:t>
              </w:r>
            </w:ins>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14.3999999999983" w:firstLine="0"/>
        <w:jc w:val="left"/>
        <w:rPr>
          <w:sz w:val="21.944316864013672"/>
          <w:szCs w:val="21.944316864013672"/>
          <w:rPrChange w:author="Kumud Thakur" w:id="109" w:date="2026-09-23T01:25: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67.9999999999995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UB Branch Staff creat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0" w:date="2026-09-23T01:27:0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a bank account application capturing which</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(applicants) need access to the account and the bank account product identified during the needs analysis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3283.200000000000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application status should be set to ‘In Progress’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566.399999999998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any of the applicants are under 18 then the application should not be able to be submitted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45.6000000000004" w:firstLine="0"/>
        <w:jc w:val="left"/>
        <w:rPr>
          <w:ins w:author="Kumud Thakur" w:id="112" w:date="2026-09-23T01:28:28Z"/>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 maximum</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1" w:date="2026-09-23T01:27: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of 5 applicants are allowed per bank acc</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ount </w:t>
      </w:r>
      <w:ins w:author="Kumud Thakur" w:id="112" w:date="2026-09-23T01:28:2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3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12" w:date="2026-09-23T01:28:28Z"/>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2" w:date="2026-09-23T01:28:28Z"/>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2" w:date="2026-09-23T01:28:28Z">
              <w:r w:rsidDel="00000000" w:rsidR="00000000" w:rsidRPr="00000000">
                <w:rPr>
                  <w:sz w:val="21.944316864013672"/>
                  <w:szCs w:val="21.944316864013672"/>
                  <w:rtl w:val="0"/>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in progress, OCR, Apex trigger </w:t>
              </w:r>
              <w:r w:rsidDel="00000000" w:rsidR="00000000" w:rsidRPr="00000000">
                <w:rPr>
                  <w:sz w:val="21.944316864013672"/>
                  <w:szCs w:val="21.944316864013672"/>
                  <w:rtl w:val="0"/>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validation</w:t>
              </w:r>
              <w:r w:rsidDel="00000000" w:rsidR="00000000" w:rsidRPr="00000000">
                <w:rPr>
                  <w:rtl w:val="0"/>
                </w:rPr>
              </w:r>
            </w:ins>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45.6000000000004" w:firstLine="0"/>
        <w:jc w:val="left"/>
        <w:rPr>
          <w:sz w:val="21.944316864013672"/>
          <w:szCs w:val="21.944316864013672"/>
          <w:rPrChange w:author="Kumud Thakur" w:id="113" w:date="2026-09-23T01:2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3 of 5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66.3999999999987" w:firstLine="0"/>
        <w:jc w:val="left"/>
        <w:rPr>
          <w:ins w:author="Kumud Thakur" w:id="114" w:date="2026-09-23T01:29:52Z"/>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At any stage, the UB Staff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Member can contact the applicant using a predefi</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ned email, which could include (i) requests for information, (ii) denial of application or (iii) other general matters. </w:t>
      </w:r>
      <w:ins w:author="Kumud Thakur" w:id="114" w:date="2026-09-23T01:29:5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14" w:date="2026-09-23T01:29:52Z"/>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4" w:date="2026-09-23T01:29:52Z"/>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4" w:date="2026-09-23T01:29:52Z">
              <w:r w:rsidDel="00000000" w:rsidR="00000000" w:rsidRPr="00000000">
                <w:rPr>
                  <w:sz w:val="21.944316864013672"/>
                  <w:szCs w:val="21.944316864013672"/>
                  <w:rtl w:val="0"/>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-&gt;Closed lost</w:t>
              </w:r>
            </w:ins>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66.3999999999987" w:firstLine="0"/>
        <w:jc w:val="left"/>
        <w:rPr>
          <w:sz w:val="21.944316864013672"/>
          <w:szCs w:val="21.944316864013672"/>
          <w:rPrChange w:author="Kumud Thakur" w:id="115" w:date="2026-09-23T01:29: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80.7999999999993" w:firstLine="0"/>
        <w:jc w:val="left"/>
        <w:rPr>
          <w:ins w:author="Kumud Thakur" w:id="116" w:date="2026-09-23T01:30:26Z"/>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bank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account application is for a foreign investor, it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must be approved by the branch manager before it is allowed to progress further. </w:t>
      </w:r>
      <w:ins w:author="Kumud Thakur" w:id="116" w:date="2026-09-23T01:30: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16" w:date="2026-09-23T01:30:26Z"/>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16" w:date="2026-09-23T01:30:26Z"/>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16" w:date="2026-09-23T01:30:26Z">
              <w:r w:rsidDel="00000000" w:rsidR="00000000" w:rsidRPr="00000000">
                <w:rPr>
                  <w:sz w:val="21.944316864013672"/>
                  <w:szCs w:val="21.944316864013672"/>
                  <w:rtl w:val="0"/>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Approval process on opportunity</w:t>
              </w:r>
            </w:ins>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80.7999999999993" w:firstLine="0"/>
        <w:jc w:val="left"/>
        <w:rPr>
          <w:sz w:val="21.944316864013672"/>
          <w:szCs w:val="21.944316864013672"/>
          <w:rPrChange w:author="Kumud Thakur" w:id="117" w:date="2026-09-23T01:30: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1.5999999999985" w:firstLine="0"/>
        <w:jc w:val="both"/>
        <w:rPr>
          <w:ins w:author="Kumud Thakur" w:id="121" w:date="2026-09-23T01:31:39Z"/>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ban</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8" w:date="2026-09-23T01:31: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k account application may be subject to review by government agencies,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 which case the Core Banking</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19" w:date="2026-09-23T01:32: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System will cancel the application and update the account in the application</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20" w:date="2026-09-23T01:32:2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UB staff Member is then notified by email</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121" w:date="2026-09-23T01:31:3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21" w:date="2026-09-23T01:31:39Z"/>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1" w:date="2026-09-23T01:31:39Z"/>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1" w:date="2026-09-23T01:31:39Z">
              <w:r w:rsidDel="00000000" w:rsidR="00000000" w:rsidRPr="00000000">
                <w:rPr>
                  <w:sz w:val="21.944316864013672"/>
                  <w:szCs w:val="21.944316864013672"/>
                  <w:rtl w:val="0"/>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Opportunity-&gt;submit, RTf-&gt;PE-&gt;ESB-&gt;RCI and agecie and update SF back cancel, send email to staff</w:t>
              </w:r>
            </w:ins>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1.5999999999985" w:firstLine="0"/>
        <w:jc w:val="both"/>
        <w:rPr>
          <w:sz w:val="21.944316864013672"/>
          <w:szCs w:val="21.944316864013672"/>
          <w:rPrChange w:author="Kumud Thakur" w:id="122" w:date="2026-09-23T01:31:3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94.399999999998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When the application 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23" w:date="2026-09-23T01:33:2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etails are complete the UB Branch Staff submits the account fo</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r processing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1977.6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 application details should be sent to the Core Banking System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15.19999999999982" w:firstLine="0"/>
        <w:jc w:val="both"/>
        <w:rPr>
          <w:ins w:author="Kumud Thakur" w:id="124" w:date="2026-09-23T01:33:43Z"/>
          <w:b w:val="1"/>
          <w:bCs w:val="1"/>
          <w:sz w:val="21.944316864013672"/>
          <w:szCs w:val="21.944316864013672"/>
          <w:rPrChange w:author="Kumud Thakur" w:id="125" w:date="2026-09-23T01:33:43Z">
            <w:rPr>
              <w:b w:val="1"/>
              <w:bCs w:val="1"/>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Cor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e Banking System successfully creates the bank account then the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application records status shoul</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
        <w:t xml:space="preserve">d be updated to ‘Completed’ and a Bank Account record should be created and associated to each applicant </w:t>
      </w:r>
      <w:ins w:author="Kumud Thakur" w:id="124" w:date="2026-09-23T01:33:43Z">
        <w:r w:rsidDel="00000000" w:rsidR="00000000" w:rsidRPr="00000000">
          <w:rPr>
            <w:b w:val="1"/>
            <w:bCs w:val="1"/>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4"/>
        <w:tblW w:w="7965.0" w:type="dxa"/>
        <w:jc w:val="left"/>
        <w:tblInd w:w="139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tblGridChange w:id="0">
          <w:tblGrid>
            <w:gridCol w:w="7965"/>
          </w:tblGrid>
        </w:tblGridChange>
      </w:tblGrid>
      <w:tr>
        <w:trPr>
          <w:cantSplit w:val="0"/>
          <w:tblHeader w:val="0"/>
          <w:ins w:author="Kumud Thakur" w:id="124" w:date="2026-09-23T01:33:43Z"/>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4" w:date="2026-09-23T01:33:43Z"/>
                <w:sz w:val="21.944316864013672"/>
                <w:szCs w:val="21.944316864013672"/>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4" w:date="2026-09-23T01:33:43Z">
              <w:r w:rsidDel="00000000" w:rsidR="00000000" w:rsidRPr="00000000">
                <w:rPr>
                  <w:sz w:val="21.944316864013672"/>
                  <w:szCs w:val="21.944316864013672"/>
                  <w:rtl w:val="0"/>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Submitted   opp, RTF, call-&gt;, ESB, RCI -&gt; create account in Core system.</w:t>
                <w:br w:type="textWrapping"/>
                <w:t xml:space="preserve">Core system-&gt;Create Asset , account number , update opp status=completed(Closed)</w:t>
                <w:br w:type="textWrapping"/>
                <w:br w:type="textWrapping"/>
                <w:t xml:space="preserve">IP:RR</w:t>
                <w:br w:type="textWrapping"/>
              </w:r>
            </w:ins>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15.19999999999982" w:firstLine="0"/>
        <w:jc w:val="both"/>
        <w:rPr>
          <w:sz w:val="21.944316864013672"/>
          <w:szCs w:val="21.944316864013672"/>
          <w:rPrChange w:author="Kumud Thakur" w:id="125" w:date="2026-09-23T01:33: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87.20000000000027" w:firstLine="0"/>
        <w:jc w:val="left"/>
        <w:rPr>
          <w:ins w:author="Kumud Thakur" w:id="126" w:date="2026-09-23T01:36:13Z"/>
          <w:sz w:val="21.944316864013672"/>
          <w:szCs w:val="21.944316864013672"/>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Core Banking System returns an error then it should be displayed on the page </w:t>
      </w:r>
      <w:ins w:author="Kumud Thakur" w:id="126" w:date="2026-09-23T01:36: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26" w:date="2026-09-23T01:36:13Z"/>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6" w:date="2026-09-23T01:36:13Z"/>
                <w:sz w:val="21.944316864013672"/>
                <w:szCs w:val="21.944316864013672"/>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6" w:date="2026-09-23T01:36:13Z">
              <w:r w:rsidDel="00000000" w:rsidR="00000000" w:rsidRPr="00000000">
                <w:rPr>
                  <w:sz w:val="21.944316864013672"/>
                  <w:szCs w:val="21.944316864013672"/>
                  <w:rtl w:val="0"/>
                  <w:rPrChange w:author="Kumud Thakur" w:id="127" w:date="2026-09-23T01:36: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RR, Screen flow-&gt;ESB do error handling </w:t>
              </w:r>
            </w:ins>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187.2000000000002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ins w:author="Kumud Thakur" w:id="126" w:date="2026-09-23T01:36:1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t xml:space="preserve">Z</w:t>
        </w:r>
      </w:ins>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immediately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6.7999999999984" w:firstLine="0"/>
        <w:jc w:val="left"/>
        <w:rPr>
          <w:ins w:author="Kumud Thakur" w:id="128" w:date="2026-09-23T01:36:45Z"/>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Any application not submitted for 7 days should notify the UB Branch Staff member for follow up </w:t>
      </w:r>
      <w:ins w:author="Kumud Thakur" w:id="128" w:date="2026-09-23T01:36:4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6"/>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28" w:date="2026-09-23T01:36:45Z"/>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28" w:date="2026-09-23T01:36:45Z"/>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28" w:date="2026-09-23T01:36:45Z">
              <w:r w:rsidDel="00000000" w:rsidR="00000000" w:rsidRPr="00000000">
                <w:rPr>
                  <w:sz w:val="21.944316864013672"/>
                  <w:szCs w:val="21.944316864013672"/>
                  <w:rtl w:val="0"/>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Schedule flow, daily -&gt; send staff member </w:t>
              </w:r>
            </w:ins>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6.7999999999984" w:firstLine="0"/>
        <w:jc w:val="left"/>
        <w:rPr>
          <w:sz w:val="21.944316864013672"/>
          <w:szCs w:val="21.944316864013672"/>
          <w:rPrChange w:author="Kumud Thakur" w:id="129" w:date="2026-09-23T01:36:4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758.4000000000015"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Customer Servicing Process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254.39999999999827" w:firstLine="0"/>
        <w:jc w:val="left"/>
        <w:rPr>
          <w:ins w:author="Kumud Thakur" w:id="130" w:date="2026-09-23T01:37:21Z"/>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Agents need the ability to service customers via phone, email and web chat. </w:t>
      </w:r>
      <w:ins w:author="Kumud Thakur" w:id="130" w:date="2026-09-23T01:37:2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30" w:date="2026-09-23T01:37:21Z"/>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0" w:date="2026-09-23T01:37:21Z"/>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0" w:date="2026-09-23T01:37:21Z">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SF </w:t>
              </w:r>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voice+Amazon</w:t>
              </w:r>
              <w:r w:rsidDel="00000000" w:rsidR="00000000" w:rsidRPr="00000000">
                <w:rPr>
                  <w:sz w:val="21.944316864013672"/>
                  <w:szCs w:val="21.944316864013672"/>
                  <w:rtl w:val="0"/>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connect, email 3case and Live chat</w:t>
              </w:r>
            </w:ins>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254.39999999999827" w:firstLine="0"/>
        <w:jc w:val="left"/>
        <w:rPr>
          <w:sz w:val="21.944316864013672"/>
          <w:szCs w:val="21.944316864013672"/>
          <w:rPrChange w:author="Kumud Thakur" w:id="131" w:date="2026-09-23T01:37:2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00.80000000000155" w:firstLine="0"/>
        <w:jc w:val="left"/>
        <w:rPr>
          <w:ins w:author="Kumud Thakur" w:id="132" w:date="2026-09-23T01:37:58Z"/>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Agents need the ability to search for customers using their UB Customer Number, 4 digits of Social Security Number and Bank Account Number </w:t>
      </w:r>
      <w:ins w:author="Kumud Thakur" w:id="132" w:date="2026-09-23T01:37: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32" w:date="2026-09-23T01:37:58Z"/>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2" w:date="2026-09-23T01:37:58Z"/>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2" w:date="2026-09-23T01:37:58Z">
              <w:r w:rsidDel="00000000" w:rsidR="00000000" w:rsidRPr="00000000">
                <w:rPr>
                  <w:sz w:val="21.944316864013672"/>
                  <w:szCs w:val="21.944316864013672"/>
                  <w:rtl w:val="0"/>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MArk them external IDS</w:t>
              </w:r>
            </w:ins>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00.80000000000155" w:firstLine="0"/>
        <w:jc w:val="left"/>
        <w:rPr>
          <w:sz w:val="21.944316864013672"/>
          <w:szCs w:val="21.944316864013672"/>
          <w:rPrChange w:author="Kumud Thakur" w:id="133" w:date="2026-09-23T01:37: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800000000000182" w:firstLine="0"/>
        <w:jc w:val="left"/>
        <w:rPr>
          <w:ins w:author="Kumud Thakur" w:id="135" w:date="2026-09-23T01:38:32Z"/>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customer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34" w:date="2026-09-23T01:38:2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does not exist they need the ability to create a customer and send this information to the Core Banking System that will return a unique Customer Numb</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er </w:t>
      </w:r>
      <w:ins w:author="Kumud Thakur" w:id="135" w:date="2026-09-23T01:38:3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39"/>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35" w:date="2026-09-23T01:38:32Z"/>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5" w:date="2026-09-23T01:38:32Z"/>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5" w:date="2026-09-23T01:38:32Z">
              <w:r w:rsidDel="00000000" w:rsidR="00000000" w:rsidRPr="00000000">
                <w:rPr>
                  <w:sz w:val="21.944316864013672"/>
                  <w:szCs w:val="21.944316864013672"/>
                  <w:rtl w:val="0"/>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Create permission on Account/Contact-R/W, Submit to Core system. IP:RR</w:t>
              </w:r>
            </w:ins>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800000000000182" w:firstLine="0"/>
        <w:jc w:val="left"/>
        <w:rPr>
          <w:sz w:val="21.944316864013672"/>
          <w:szCs w:val="21.944316864013672"/>
          <w:rPrChange w:author="Kumud Thakur" w:id="136" w:date="2026-09-23T01:38:3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232.0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37" w:date="2026-09-23T01:39: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ers can raise service requests on their mobile device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or portal: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36.79999999999836" w:firstLine="0"/>
        <w:jc w:val="left"/>
        <w:rPr>
          <w:ins w:author="Kumud Thakur" w:id="138" w:date="2026-09-23T01:39:15Z"/>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This will be assigned to the appropriate regional contact center agent based on the type of service request raised and the capacity of the agent to handle that request </w:t>
      </w:r>
      <w:ins w:author="Kumud Thakur" w:id="138" w:date="2026-09-23T01:39: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0"/>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38" w:date="2026-09-23T01:39:15Z"/>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38" w:date="2026-09-23T01:39:15Z"/>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38" w:date="2026-09-23T01:39:15Z">
              <w:r w:rsidDel="00000000" w:rsidR="00000000" w:rsidRPr="00000000">
                <w:rPr>
                  <w:sz w:val="21.944316864013672"/>
                  <w:szCs w:val="21.944316864013672"/>
                  <w:rtl w:val="0"/>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Omni chanell, Regional queue, Queue based routing</w:t>
              </w:r>
            </w:ins>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436.79999999999836" w:firstLine="0"/>
        <w:jc w:val="left"/>
        <w:rPr>
          <w:sz w:val="21.944316864013672"/>
          <w:szCs w:val="21.944316864013672"/>
          <w:rPrChange w:author="Kumud Thakur" w:id="139" w:date="2026-09-23T01:39: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67.2000000000003" w:firstLine="0"/>
        <w:jc w:val="left"/>
        <w:rPr>
          <w:ins w:author="Kumud Thakur" w:id="141" w:date="2026-09-23T01:40:04Z"/>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0" w:date="2026-09-23T01:39:5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 Centre Agents create service requests for inbound contact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with customers and the UB Contact Centre Managers have defined Service Level Agreements on response times depending on the customer’s priority level, which could be defined as Regular, Priority and VIP. </w:t>
      </w:r>
      <w:ins w:author="Kumud Thakur" w:id="141" w:date="2026-09-23T01:40:0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4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41" w:date="2026-09-23T01:40:04Z"/>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1" w:date="2026-09-23T01:40:04Z"/>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1" w:date="2026-09-23T01:40:04Z">
              <w:r w:rsidDel="00000000" w:rsidR="00000000" w:rsidRPr="00000000">
                <w:rPr>
                  <w:sz w:val="21.944316864013672"/>
                  <w:szCs w:val="21.944316864013672"/>
                  <w:rtl w:val="0"/>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SLA, implememt. Entitlement, Milestones</w:t>
              </w:r>
            </w:ins>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67.2000000000003" w:firstLine="0"/>
        <w:jc w:val="left"/>
        <w:rPr>
          <w:sz w:val="21.944316864013672"/>
          <w:szCs w:val="21.944316864013672"/>
          <w:rPrChange w:author="Kumud Thakur" w:id="142" w:date="2026-09-23T01:40:0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3.599999999999" w:firstLine="0"/>
        <w:jc w:val="left"/>
        <w:rPr>
          <w:ins w:author="Kumud Thakur" w:id="143" w:date="2026-09-23T01:40:34Z"/>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VIP customer’s requests must be accepted within 1 day otherwise an email is sent to the regional manager. All other customers have a 2 day response window </w:t>
      </w:r>
      <w:ins w:author="Kumud Thakur" w:id="143" w:date="2026-09-23T01:40:3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2"/>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43" w:date="2026-09-23T01:40:34Z"/>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3" w:date="2026-09-23T01:40:34Z"/>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3" w:date="2026-09-23T01:40:34Z">
              <w:r w:rsidDel="00000000" w:rsidR="00000000" w:rsidRPr="00000000">
                <w:rPr>
                  <w:sz w:val="21.944316864013672"/>
                  <w:szCs w:val="21.944316864013672"/>
                  <w:rtl w:val="0"/>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Define SLA  &amp; Milestone action</w:t>
              </w:r>
            </w:ins>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273.599999999999" w:firstLine="0"/>
        <w:jc w:val="left"/>
        <w:rPr>
          <w:sz w:val="21.944316864013672"/>
          <w:szCs w:val="21.944316864013672"/>
          <w:rPrChange w:author="Kumud Thakur" w:id="144" w:date="2026-09-23T01:40:3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b w:val="1"/>
          <w:bCs w:val="1"/>
          <w:i w:val="0"/>
          <w:iCs w:val="0"/>
          <w:smallCaps w:val="0"/>
          <w:strike w:val="0"/>
          <w:color w:val="000000"/>
          <w:sz w:val="21.944316864013672"/>
          <w:szCs w:val="21.944316864013672"/>
          <w:u w:val="none"/>
          <w:shd w:fill="auto" w:val="clear"/>
          <w:vertAlign w:val="baseline"/>
          <w:rPrChange w:author="Kumud Thakur" w:id="145" w:date="2026-09-23T01:41:0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5" w:date="2026-09-23T01:41:0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 Centre Agents need the ability to amend a customer address and have this validated in real time to ensure high data quality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94.3999999999983" w:firstLine="0"/>
        <w:jc w:val="left"/>
        <w:rPr>
          <w:ins w:author="Kumud Thakur" w:id="147" w:date="2026-09-23T01:41:18Z"/>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If the 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6" w:date="2026-09-23T01:4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ustomer has an ‘Inactive’ status then the Contact Centre Agent should be prevented from making changes to the record. </w:t>
      </w:r>
      <w:ins w:author="Kumud Thakur" w:id="147" w:date="2026-09-23T01:41:18Z">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6" w:date="2026-09-23T01:4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r w:rsidDel="00000000" w:rsidR="00000000" w:rsidRPr="00000000">
          <w:rPr>
            <w:rtl w:val="0"/>
          </w:rPr>
        </w:r>
      </w:ins>
    </w:p>
    <w:tbl>
      <w:tblPr>
        <w:tblStyle w:val="Table43"/>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47" w:date="2026-09-23T01:41:18Z"/>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47" w:date="2026-09-23T01:41:18Z"/>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47" w:date="2026-09-23T01:41:18Z">
              <w:r w:rsidDel="00000000" w:rsidR="00000000" w:rsidRPr="00000000">
                <w:rPr>
                  <w:b w:val="1"/>
                  <w:bCs w:val="1"/>
                  <w:sz w:val="21.944316864013672"/>
                  <w:szCs w:val="21.944316864013672"/>
                  <w:rtl w:val="0"/>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Validation on Account, using Contact center Agent persona</w:t>
              </w:r>
            </w:ins>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55.2000000000001" w:right="-494.3999999999983" w:firstLine="0"/>
        <w:jc w:val="left"/>
        <w:rPr>
          <w:b w:val="1"/>
          <w:bCs w:val="1"/>
          <w:sz w:val="21.944316864013672"/>
          <w:szCs w:val="21.944316864013672"/>
          <w:rPrChange w:author="Kumud Thakur" w:id="148" w:date="2026-09-23T01:41: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20000000000027" w:firstLine="0"/>
        <w:jc w:val="left"/>
        <w:rPr>
          <w:ins w:author="Kumud Thakur" w:id="150" w:date="2026-09-23T01:41:58Z"/>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Updates to address det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49" w:date="2026-09-23T01:41: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ails should be synchronized back to the Core Banking</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system </w:t>
      </w:r>
      <w:ins w:author="Kumud Thakur" w:id="150" w:date="2026-09-23T01:41: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4"/>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50" w:date="2026-09-23T01:41:58Z"/>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0" w:date="2026-09-23T01:41:58Z"/>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0" w:date="2026-09-23T01:41:58Z">
              <w:r w:rsidDel="00000000" w:rsidR="00000000" w:rsidRPr="00000000">
                <w:rPr>
                  <w:sz w:val="21.944316864013672"/>
                  <w:szCs w:val="21.944316864013672"/>
                  <w:rtl w:val="0"/>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RTF-&gt; PE, ESb IP :FF </w:t>
              </w:r>
            </w:ins>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7.20000000000027" w:firstLine="0"/>
        <w:jc w:val="left"/>
        <w:rPr>
          <w:sz w:val="21.944316864013672"/>
          <w:szCs w:val="21.944316864013672"/>
          <w:rPrChange w:author="Kumud Thakur" w:id="151" w:date="2026-09-23T01:41: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494.399999999998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2" w:date="2026-09-23T01:42: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ntact Centre Agents need the ability to search for bank account transactions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that have been made to show credits and debits to their account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04.8000000000002" w:firstLine="0"/>
        <w:jc w:val="left"/>
        <w:rPr>
          <w:ins w:author="Kumud Thakur" w:id="153" w:date="2026-09-23T01:42:51Z"/>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system should provide for filtering by date range, account number and type </w:t>
      </w:r>
      <w:ins w:author="Kumud Thakur" w:id="153" w:date="2026-09-23T01:42:5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5"/>
        <w:tblW w:w="9004.8" w:type="dxa"/>
        <w:jc w:val="left"/>
        <w:tblInd w:w="355.2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4.8"/>
        <w:tblGridChange w:id="0">
          <w:tblGrid>
            <w:gridCol w:w="9004.8"/>
          </w:tblGrid>
        </w:tblGridChange>
      </w:tblGrid>
      <w:tr>
        <w:trPr>
          <w:cantSplit w:val="0"/>
          <w:tblHeader w:val="0"/>
          <w:ins w:author="Kumud Thakur" w:id="153" w:date="2026-09-23T01:42:51Z"/>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3" w:date="2026-09-23T01:42:51Z"/>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3" w:date="2026-09-23T01:42:51Z">
              <w:r w:rsidDel="00000000" w:rsidR="00000000" w:rsidRPr="00000000">
                <w:rPr>
                  <w:sz w:val="21.944316864013672"/>
                  <w:szCs w:val="21.944316864013672"/>
                  <w:rtl w:val="0"/>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Transactional EXT , related account number, customer no… Using LWC componets with these filters on top of it.</w:t>
              </w:r>
            </w:ins>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55.2000000000001" w:right="604.8000000000002" w:firstLine="0"/>
        <w:jc w:val="left"/>
        <w:rPr>
          <w:sz w:val="21.944316864013672"/>
          <w:szCs w:val="21.944316864013672"/>
          <w:rPrChange w:author="Kumud Thakur" w:id="154" w:date="2026-09-23T01:42:5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72.0000000000005" w:firstLine="0"/>
        <w:jc w:val="left"/>
        <w:rPr>
          <w:ins w:author="Kumud Thakur" w:id="155" w:date="2026-09-23T01:42:57Z"/>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Contact Centre Managers create Employee Discipline records that are confidential </w:t>
      </w:r>
      <w:ins w:author="Kumud Thakur" w:id="155" w:date="2026-09-23T01:42:5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55" w:date="2026-09-23T01:42:57Z"/>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ins w:author="Kumud Thakur" w:id="155" w:date="2026-09-23T01:42:57Z"/>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5" w:date="2026-09-23T01:42:57Z">
              <w:r w:rsidDel="00000000" w:rsidR="00000000" w:rsidRPr="00000000">
                <w:rPr>
                  <w:sz w:val="21.944316864013672"/>
                  <w:szCs w:val="21.944316864013672"/>
                  <w:rtl w:val="0"/>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Custom obj</w:t>
              </w:r>
              <w:r w:rsidDel="00000000" w:rsidR="00000000" w:rsidRPr="00000000">
                <w:rPr>
                  <w:rtl w:val="0"/>
                </w:rPr>
              </w:r>
            </w:ins>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672.0000000000005" w:firstLine="0"/>
        <w:jc w:val="left"/>
        <w:rPr>
          <w:sz w:val="21.944316864013672"/>
          <w:szCs w:val="21.944316864013672"/>
          <w:rPrChange w:author="Kumud Thakur" w:id="156" w:date="2026-09-23T01:42:5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3.599999999999" w:firstLine="0"/>
        <w:jc w:val="left"/>
        <w:rPr>
          <w:ins w:author="Kumud Thakur" w:id="159" w:date="2026-09-23T01:43:52Z"/>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have a requirement to acce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7" w:date="2026-09-23T01:44: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ss a portal to raise and manage their service requests,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58" w:date="2026-09-23T01:44:1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modify their profile data</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view FAQs and crowd­source answers to questions. </w:t>
      </w:r>
      <w:ins w:author="Kumud Thakur" w:id="159" w:date="2026-09-23T01:43:5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sz w:val="21.944316864013672"/>
            <w:szCs w:val="21.944316864013672"/>
            <w:rtl w:val="0"/>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br w:type="textWrapping"/>
        </w:r>
      </w:ins>
    </w:p>
    <w:tbl>
      <w:tblPr>
        <w:tblStyle w:val="Table4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59" w:date="2026-09-23T01:43:52Z"/>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59" w:date="2026-09-23T01:43:52Z"/>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59" w:date="2026-09-23T01:43:52Z">
              <w:r w:rsidDel="00000000" w:rsidR="00000000" w:rsidRPr="00000000">
                <w:rPr>
                  <w:sz w:val="21.944316864013672"/>
                  <w:szCs w:val="21.944316864013672"/>
                  <w:rtl w:val="0"/>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service  portal , Access to edit profile.. .. vieew FAQ and, Sharing set ,-Case sharing </w:t>
              </w:r>
            </w:ins>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3.599999999999" w:firstLine="0"/>
        <w:jc w:val="left"/>
        <w:rPr>
          <w:sz w:val="21.944316864013672"/>
          <w:szCs w:val="21.944316864013672"/>
          <w:rPrChange w:author="Kumud Thakur" w:id="160" w:date="2026-09-23T01:43:5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7742.4"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Data Requirements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177.5999999999999" w:firstLine="0"/>
        <w:jc w:val="left"/>
        <w:rPr>
          <w:ins w:author="Kumud Thakur" w:id="162" w:date="2026-09-23T01:53:01Z"/>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1" w:date="2026-09-23T01:49:3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 replicate all customer information from the Core Banking System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to salesforce </w:t>
      </w:r>
      <w:ins w:author="Kumud Thakur" w:id="162" w:date="2026-09-23T01:53:01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2" w:date="2026-09-23T01:53:01Z"/>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2" w:date="2026-09-23T01:53:01Z"/>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2" w:date="2026-09-23T01:53:01Z">
              <w:r w:rsidDel="00000000" w:rsidR="00000000" w:rsidRPr="00000000">
                <w:rPr>
                  <w:sz w:val="21.944316864013672"/>
                  <w:szCs w:val="21.944316864013672"/>
                  <w:rtl w:val="0"/>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Account</w:t>
              </w:r>
            </w:ins>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177.5999999999999" w:firstLine="0"/>
        <w:jc w:val="left"/>
        <w:rPr>
          <w:sz w:val="21.944316864013672"/>
          <w:szCs w:val="21.944316864013672"/>
          <w:rPrChange w:author="Kumud Thakur" w:id="163" w:date="2026-09-23T01:53: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11.9999999999982" w:firstLine="0"/>
        <w:jc w:val="left"/>
        <w:rPr>
          <w:ins w:author="Kumud Thakur" w:id="165" w:date="2026-09-23T01:52:43Z"/>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4" w:date="2026-09-23T01:52:1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 replicate 15M+ bank accounts and their relationships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to customers (30M+) from salesforce to the Core Banking System </w:t>
      </w:r>
      <w:ins w:author="Kumud Thakur" w:id="165" w:date="2026-09-23T01:52:4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4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5" w:date="2026-09-23T01:52:43Z"/>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5" w:date="2026-09-23T01:52:43Z"/>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5" w:date="2026-09-23T01:52:43Z">
              <w:r w:rsidDel="00000000" w:rsidR="00000000" w:rsidRPr="00000000">
                <w:rPr>
                  <w:sz w:val="21.944316864013672"/>
                  <w:szCs w:val="21.944316864013672"/>
                  <w:rtl w:val="0"/>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Asset, Person Account, ACR</w:t>
              </w:r>
            </w:ins>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11.9999999999982" w:firstLine="0"/>
        <w:jc w:val="left"/>
        <w:rPr>
          <w:sz w:val="21.944316864013672"/>
          <w:szCs w:val="21.944316864013672"/>
          <w:rPrChange w:author="Kumud Thakur" w:id="166" w:date="2026-09-23T01:52:4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67.99999999999955" w:firstLine="0"/>
        <w:jc w:val="left"/>
        <w:rPr>
          <w:ins w:author="Kumud Thakur" w:id="167" w:date="2026-09-23T01:53:15Z"/>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Bank Accounts and their relationships that are created directly in the Core Banking System should be updated into salesforce on a nightly basis </w:t>
      </w:r>
      <w:ins w:author="Kumud Thakur" w:id="167" w:date="2026-09-23T01:53: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5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67" w:date="2026-09-23T01:53:15Z"/>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67" w:date="2026-09-23T01:53:15Z"/>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67" w:date="2026-09-23T01:53:15Z">
              <w:r w:rsidDel="00000000" w:rsidR="00000000" w:rsidRPr="00000000">
                <w:rPr>
                  <w:sz w:val="21.944316864013672"/>
                  <w:szCs w:val="21.944316864013672"/>
                  <w:rtl w:val="0"/>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IP  Batch data sync.  ETL</w:t>
              </w:r>
            </w:ins>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67.99999999999955" w:firstLine="0"/>
        <w:jc w:val="left"/>
        <w:rPr>
          <w:sz w:val="21.944316864013672"/>
          <w:szCs w:val="21.944316864013672"/>
          <w:rPrChange w:author="Kumud Thakur" w:id="168" w:date="2026-09-23T01:53:1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999999999995"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4 of 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85.5999999999995" w:firstLine="0"/>
        <w:jc w:val="left"/>
        <w:rPr>
          <w:ins w:author="Kumud Thakur" w:id="171" w:date="2026-09-23T01:54:24Z"/>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Existing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69" w:date="2026-09-23T01:53: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sales opportunities and prospects in spreadsheets should be made available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in salesforce. Each branch currently has 2 spreadsheets with approximately 1000 opportunities and prospects. The spreadsheets contain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0" w:date="2026-09-23T01:54: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large amounts of duplicate data and picklist values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are not always standardized. </w:t>
      </w:r>
      <w:ins w:author="Kumud Thakur" w:id="171" w:date="2026-09-23T01:54:24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1" w:date="2026-09-23T01:54:24Z"/>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1" w:date="2026-09-23T01:54:24Z"/>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1" w:date="2026-09-23T01:54:24Z">
              <w:r w:rsidDel="00000000" w:rsidR="00000000" w:rsidRPr="00000000">
                <w:rPr>
                  <w:sz w:val="21.944316864013672"/>
                  <w:szCs w:val="21.944316864013672"/>
                  <w:rtl w:val="0"/>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ETL do the de dupe , clean up, Picklist need to be </w:t>
              </w:r>
              <w:r w:rsidDel="00000000" w:rsidR="00000000" w:rsidRPr="00000000">
                <w:rPr>
                  <w:sz w:val="21.944316864013672"/>
                  <w:szCs w:val="21.944316864013672"/>
                  <w:rtl w:val="0"/>
                  <w:rPrChange w:author="Kumud Thakur" w:id="172" w:date="2026-09-23T01:54:24Z">
                    <w:rPr>
                      <w:sz w:val="21.944316864013672"/>
                      <w:szCs w:val="21.944316864013672"/>
                    </w:rPr>
                  </w:rPrChange>
                </w:rPr>
                <w:t xml:space="preserve">standardized</w:t>
              </w:r>
              <w:r w:rsidDel="00000000" w:rsidR="00000000" w:rsidRPr="00000000">
                <w:rPr>
                  <w:sz w:val="21.944316864013672"/>
                  <w:szCs w:val="21.944316864013672"/>
                  <w:rtl w:val="0"/>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before load</w:t>
              </w:r>
            </w:ins>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4.80000000000007" w:right="-585.5999999999995" w:firstLine="0"/>
        <w:jc w:val="left"/>
        <w:rPr>
          <w:sz w:val="21.944316864013672"/>
          <w:szCs w:val="21.944316864013672"/>
          <w:rPrChange w:author="Kumud Thakur" w:id="172" w:date="2026-09-23T01:54:2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564.8000000000002" w:firstLine="0"/>
        <w:jc w:val="left"/>
        <w:rPr>
          <w:ins w:author="Kumud Thakur" w:id="173" w:date="2026-09-23T01:54:56Z"/>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Sales opportunities and prospects should be available in the data warehouse </w:t>
      </w:r>
      <w:ins w:author="Kumud Thakur" w:id="173" w:date="2026-09-23T01:54:5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3" w:date="2026-09-23T01:54:56Z"/>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3" w:date="2026-09-23T01:54:56Z"/>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3" w:date="2026-09-23T01:54:56Z">
              <w:r w:rsidDel="00000000" w:rsidR="00000000" w:rsidRPr="00000000">
                <w:rPr>
                  <w:sz w:val="21.944316864013672"/>
                  <w:szCs w:val="21.944316864013672"/>
                  <w:rtl w:val="0"/>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Push to DWH from SF through ESB</w:t>
              </w:r>
            </w:ins>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1564.8000000000002" w:firstLine="0"/>
        <w:jc w:val="left"/>
        <w:rPr>
          <w:sz w:val="21.944316864013672"/>
          <w:szCs w:val="21.944316864013672"/>
          <w:rPrChange w:author="Kumud Thakur" w:id="174" w:date="2026-09-23T01:54: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174.4000000000005" w:firstLine="0"/>
        <w:jc w:val="left"/>
        <w:rPr>
          <w:ins w:author="Kumud Thakur" w:id="176" w:date="2026-09-23T01:55:26Z"/>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The syste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5" w:date="2026-09-23T01:55: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m should ensure minimal duplication of customer i</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nformation </w:t>
      </w:r>
      <w:ins w:author="Kumud Thakur" w:id="176" w:date="2026-09-23T01:55:2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6" w:date="2026-09-23T01:55:26Z"/>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6" w:date="2026-09-23T01:55:26Z"/>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6" w:date="2026-09-23T01:55:26Z">
              <w:r w:rsidDel="00000000" w:rsidR="00000000" w:rsidRPr="00000000">
                <w:rPr>
                  <w:sz w:val="21.944316864013672"/>
                  <w:szCs w:val="21.944316864013672"/>
                  <w:rtl w:val="0"/>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Load Clean customer and then Sf dup rules</w:t>
              </w:r>
            </w:ins>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174.4000000000005" w:firstLine="0"/>
        <w:jc w:val="left"/>
        <w:rPr>
          <w:sz w:val="21.944316864013672"/>
          <w:szCs w:val="21.944316864013672"/>
          <w:rPrChange w:author="Kumud Thakur" w:id="177" w:date="2026-09-23T01:55:2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80.7999999999993"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Approximate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78" w:date="2026-09-23T01:55:5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ly 10K needs analysis are created daily, with 20% of them progressing to opportunities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6.3999999999987" w:firstLine="0"/>
        <w:jc w:val="left"/>
        <w:rPr>
          <w:ins w:author="Kumud Thakur" w:id="179" w:date="2026-09-23T01:56:08Z"/>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would like to load 5MM historical service requests into Salesforce. Service requests grow at the rate of 5K per day. </w:t>
      </w:r>
      <w:ins w:author="Kumud Thakur" w:id="179" w:date="2026-09-23T01:56: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79" w:date="2026-09-23T01:56:08Z"/>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79" w:date="2026-09-23T01:56:08Z"/>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79" w:date="2026-09-23T01:56:08Z">
              <w:r w:rsidDel="00000000" w:rsidR="00000000" w:rsidRPr="00000000">
                <w:rPr>
                  <w:sz w:val="21.944316864013672"/>
                  <w:szCs w:val="21.944316864013672"/>
                  <w:rtl w:val="0"/>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Recommend to load only 2M  and rest keep in external object</w:t>
              </w:r>
            </w:ins>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66.3999999999987" w:firstLine="0"/>
        <w:jc w:val="left"/>
        <w:rPr>
          <w:sz w:val="21.944316864013672"/>
          <w:szCs w:val="21.944316864013672"/>
          <w:rPrChange w:author="Kumud Thakur" w:id="180" w:date="2026-09-23T01:56: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720" w:right="7185.6"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Reporting Requirements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33.599999999999" w:firstLine="0"/>
        <w:jc w:val="left"/>
        <w:rPr>
          <w:ins w:author="Kumud Thakur" w:id="182" w:date="2026-09-23T02:07:49Z"/>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1" w:date="2026-09-23T02:07: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 Staff and Third Party agents can view a report of needs analyses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applications </w:t>
      </w:r>
      <w:ins w:author="Kumud Thakur" w:id="182" w:date="2026-09-23T02:07: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2" w:date="2026-09-23T02:07:49Z"/>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2" w:date="2026-09-23T02:07:49Z"/>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2" w:date="2026-09-23T02:07:49Z">
              <w:r w:rsidDel="00000000" w:rsidR="00000000" w:rsidRPr="00000000">
                <w:rPr>
                  <w:sz w:val="21.944316864013672"/>
                  <w:szCs w:val="21.944316864013672"/>
                  <w:rtl w:val="0"/>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PC-&gt;Reports</w:t>
              </w:r>
            </w:ins>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33.599999999999" w:firstLine="0"/>
        <w:jc w:val="left"/>
        <w:rPr>
          <w:sz w:val="21.944316864013672"/>
          <w:szCs w:val="21.944316864013672"/>
          <w:rPrChange w:author="Kumud Thakur" w:id="183" w:date="2026-09-23T02:07: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8.7999999999988" w:firstLine="0"/>
        <w:jc w:val="left"/>
        <w:rPr>
          <w:ins w:author="Kumud Thakur" w:id="186" w:date="2026-09-23T02:08:18Z"/>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4" w:date="2026-09-23T02:08:0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xecutives would like a dashboard to track their top performing branch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managers based</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5" w:date="2026-09-23T02:08: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on the volume and size of the applications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closed </w:t>
      </w:r>
      <w:ins w:author="Kumud Thakur" w:id="186" w:date="2026-09-23T02:08:1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6"/>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6" w:date="2026-09-23T02:08:18Z"/>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6" w:date="2026-09-23T02:08:18Z"/>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6" w:date="2026-09-23T02:08:18Z">
              <w:r w:rsidDel="00000000" w:rsidR="00000000" w:rsidRPr="00000000">
                <w:rPr>
                  <w:sz w:val="21.944316864013672"/>
                  <w:szCs w:val="21.944316864013672"/>
                  <w:rtl w:val="0"/>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closed won account by owner</w:t>
              </w:r>
            </w:ins>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28.7999999999988" w:firstLine="0"/>
        <w:jc w:val="left"/>
        <w:rPr>
          <w:sz w:val="21.944316864013672"/>
          <w:szCs w:val="21.944316864013672"/>
          <w:rPrChange w:author="Kumud Thakur" w:id="187" w:date="2026-09-23T02:08:1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00.8000000000004" w:firstLine="0"/>
        <w:jc w:val="left"/>
        <w:rPr>
          <w:ins w:author="Kumud Thakur" w:id="189" w:date="2026-09-23T02:08:49Z"/>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need to</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188" w:date="2026-09-23T02:08:4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 be able to view a history of their service requests t</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hey have raised </w:t>
      </w:r>
      <w:ins w:author="Kumud Thakur" w:id="189" w:date="2026-09-23T02:08:4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7"/>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89" w:date="2026-09-23T02:08:49Z"/>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89" w:date="2026-09-23T02:08:49Z"/>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89" w:date="2026-09-23T02:08:49Z">
              <w:r w:rsidDel="00000000" w:rsidR="00000000" w:rsidRPr="00000000">
                <w:rPr>
                  <w:sz w:val="21.944316864013672"/>
                  <w:szCs w:val="21.944316864013672"/>
                  <w:rtl w:val="0"/>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CC-&gt;CAses, (List view)</w:t>
              </w:r>
            </w:ins>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700.8000000000004" w:firstLine="0"/>
        <w:jc w:val="left"/>
        <w:rPr>
          <w:sz w:val="21.944316864013672"/>
          <w:szCs w:val="21.944316864013672"/>
          <w:rPrChange w:author="Kumud Thakur" w:id="190" w:date="2026-09-23T02:08: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ins w:author="Kumud Thakur" w:id="191" w:date="2026-09-23T02:09:17Z"/>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Managers need to be able to perform a trend analysis of how long applications spend in various sales stages over time </w:t>
      </w:r>
      <w:ins w:author="Kumud Thakur" w:id="191" w:date="2026-09-23T02:09:1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58"/>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1" w:date="2026-09-23T02:09:17Z"/>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1" w:date="2026-09-23T02:09:17Z"/>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1" w:date="2026-09-23T02:09:17Z">
              <w:r w:rsidDel="00000000" w:rsidR="00000000" w:rsidRPr="00000000">
                <w:rPr>
                  <w:sz w:val="21.944316864013672"/>
                  <w:szCs w:val="21.944316864013672"/>
                  <w:rtl w:val="0"/>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Opportunity report by stage history</w:t>
              </w:r>
            </w:ins>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595.1999999999998" w:firstLine="0"/>
        <w:jc w:val="left"/>
        <w:rPr>
          <w:sz w:val="21.944316864013672"/>
          <w:szCs w:val="21.944316864013672"/>
          <w:rPrChange w:author="Kumud Thakur" w:id="192" w:date="2026-09-23T02:09:1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720" w:right="6878.4000000000015"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Accessibility Requirements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ins w:author="Kumud Thakur" w:id="193" w:date="2026-09-23T02:10:16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Internal users are stored in Active Directory whereas Third Party Agents are stored in a home­grown LDAP store </w:t>
      </w:r>
      <w:ins w:author="Kumud Thakur" w:id="193" w:date="2026-09-23T02:10:16Z">
        <w:r w:rsidDel="00000000" w:rsidR="00000000" w:rsidRPr="00000000">
          <w:rPr>
            <w:rtl w:val="0"/>
          </w:rPr>
        </w:r>
      </w:ins>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ins w:author="Kumud Thakur" w:id="193" w:date="2026-09-23T02:10:16Z"/>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3" w:date="2026-09-23T02:10:16Z">
        <w:r w:rsidDel="00000000" w:rsidR="00000000" w:rsidRPr="00000000">
          <w:rPr>
            <w:rtl w:val="0"/>
          </w:rPr>
        </w:r>
      </w:ins>
    </w:p>
    <w:tbl>
      <w:tblPr>
        <w:tblStyle w:val="Table59"/>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3" w:date="2026-09-23T02:10:16Z"/>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3" w:date="2026-09-23T02:10:16Z"/>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3" w:date="2026-09-23T02:10:16Z">
              <w:r w:rsidDel="00000000" w:rsidR="00000000" w:rsidRPr="00000000">
                <w:rPr>
                  <w:sz w:val="21.944316864013672"/>
                  <w:szCs w:val="21.944316864013672"/>
                  <w:rtl w:val="0"/>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SSO , OKTA IDP</w:t>
              </w:r>
            </w:ins>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364.80000000000007" w:right="-691.1999999999989" w:firstLine="0"/>
        <w:jc w:val="left"/>
        <w:rPr>
          <w:sz w:val="21.944316864013672"/>
          <w:szCs w:val="21.944316864013672"/>
          <w:rPrChange w:author="Kumud Thakur" w:id="194" w:date="2026-09-23T02:10:1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222.4000000000015" w:firstLine="0"/>
        <w:jc w:val="left"/>
        <w:rPr>
          <w:ins w:author="Kumud Thakur" w:id="195" w:date="2026-09-23T02:10:30Z"/>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Internal users need to be automatically provisioned and deprovisioned </w:t>
      </w:r>
      <w:ins w:author="Kumud Thakur" w:id="195" w:date="2026-09-23T02:10:3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0"/>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5" w:date="2026-09-23T02:10:30Z"/>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5" w:date="2026-09-23T02:10:30Z"/>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5" w:date="2026-09-23T02:10:30Z">
              <w:r w:rsidDel="00000000" w:rsidR="00000000" w:rsidRPr="00000000">
                <w:rPr>
                  <w:sz w:val="21.944316864013672"/>
                  <w:szCs w:val="21.944316864013672"/>
                  <w:rtl w:val="0"/>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OKTA SCIM</w:t>
              </w:r>
            </w:ins>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222.4000000000015" w:firstLine="0"/>
        <w:jc w:val="left"/>
        <w:rPr>
          <w:sz w:val="21.944316864013672"/>
          <w:szCs w:val="21.944316864013672"/>
          <w:rPrChange w:author="Kumud Thakur" w:id="196" w:date="2026-09-23T02:10:30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566.400000000001" w:firstLine="0"/>
        <w:jc w:val="left"/>
        <w:rPr>
          <w:ins w:author="Kumud Thakur" w:id="197" w:date="2026-09-23T02:10:42Z"/>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can self­register for access to the application </w:t>
      </w:r>
      <w:ins w:author="Kumud Thakur" w:id="197" w:date="2026-09-23T02:10:4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1"/>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7" w:date="2026-09-23T02:10:42Z"/>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7" w:date="2026-09-23T02:10:42Z"/>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7" w:date="2026-09-23T02:10:42Z">
              <w:r w:rsidDel="00000000" w:rsidR="00000000" w:rsidRPr="00000000">
                <w:rPr>
                  <w:sz w:val="21.944316864013672"/>
                  <w:szCs w:val="21.944316864013672"/>
                  <w:rtl w:val="0"/>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SELF REG ON.</w:t>
              </w:r>
            </w:ins>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566.400000000001" w:firstLine="0"/>
        <w:jc w:val="left"/>
        <w:rPr>
          <w:sz w:val="21.944316864013672"/>
          <w:szCs w:val="21.944316864013672"/>
          <w:rPrChange w:author="Kumud Thakur" w:id="198" w:date="2026-09-23T02:10:4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7353.600000000001" w:firstLine="0"/>
        <w:jc w:val="left"/>
        <w:rPr>
          <w:rFonts w:ascii="Arial" w:cs="Arial" w:eastAsia="Arial" w:hAnsi="Arial"/>
          <w:b w:val="1"/>
          <w:bCs w:val="1"/>
          <w:i w:val="0"/>
          <w:iCs w:val="0"/>
          <w:smallCaps w:val="0"/>
          <w:strike w:val="0"/>
          <w:color w:val="0000ff"/>
          <w:sz w:val="21.944316864013672"/>
          <w:szCs w:val="21.94431686401367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1.944316864013672"/>
          <w:szCs w:val="21.944316864013672"/>
          <w:u w:val="none"/>
          <w:shd w:fill="auto" w:val="clear"/>
          <w:vertAlign w:val="baseline"/>
          <w:rtl w:val="0"/>
        </w:rPr>
        <w:t xml:space="preserve">Security Requirements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326.3999999999987" w:firstLine="0"/>
        <w:jc w:val="left"/>
        <w:rPr>
          <w:ins w:author="Kumud Thakur" w:id="199" w:date="2026-09-23T02:11:03Z"/>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Branch Managers and UB Branch Staff should only see customers and related information in their geographic location </w:t>
      </w:r>
      <w:ins w:author="Kumud Thakur" w:id="199" w:date="2026-09-23T02:11:03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br w:type="textWrapping"/>
        </w:r>
        <w:r w:rsidDel="00000000" w:rsidR="00000000" w:rsidRPr="00000000">
          <w:rPr>
            <w:rtl w:val="0"/>
          </w:rPr>
        </w:r>
      </w:ins>
    </w:p>
    <w:tbl>
      <w:tblPr>
        <w:tblStyle w:val="Table62"/>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199" w:date="2026-09-23T02:11:03Z"/>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199" w:date="2026-09-23T02:11:03Z"/>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199" w:date="2026-09-23T02:11:03Z">
              <w:r w:rsidDel="00000000" w:rsidR="00000000" w:rsidRPr="00000000">
                <w:rPr>
                  <w:sz w:val="21.944316864013672"/>
                  <w:szCs w:val="21.944316864013672"/>
                  <w:rtl w:val="0"/>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RH-Regional</w:t>
              </w:r>
            </w:ins>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364.80000000000007" w:right="-326.3999999999987" w:firstLine="0"/>
        <w:jc w:val="left"/>
        <w:rPr>
          <w:sz w:val="21.944316864013672"/>
          <w:szCs w:val="21.944316864013672"/>
          <w:rPrChange w:author="Kumud Thakur" w:id="200" w:date="2026-09-23T02:11:0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ins w:author="Kumud Thakur" w:id="202" w:date="2026-09-23T02:11:14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Only UB Branch Managers and thei</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1" w:date="2026-09-23T02:11:1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 executives can view agent information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for the region they manage </w:t>
      </w:r>
      <w:ins w:author="Kumud Thakur" w:id="202" w:date="2026-09-23T02:11:14Z">
        <w:r w:rsidDel="00000000" w:rsidR="00000000" w:rsidRPr="00000000">
          <w:rPr>
            <w:rtl w:val="0"/>
          </w:rPr>
        </w:r>
      </w:ins>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ins w:author="Kumud Thakur" w:id="202" w:date="2026-09-23T02:11:14Z"/>
          <w:sz w:val="21.944316864013672"/>
          <w:szCs w:val="21.944316864013672"/>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2" w:date="2026-09-23T02:11:14Z">
        <w:r w:rsidDel="00000000" w:rsidR="00000000" w:rsidRPr="00000000">
          <w:rPr>
            <w:sz w:val="21.944316864013672"/>
            <w:szCs w:val="21.944316864013672"/>
            <w:rtl w:val="0"/>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RH</w:t>
        </w:r>
      </w:ins>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95.99999999999909" w:firstLine="0"/>
        <w:jc w:val="left"/>
        <w:rPr>
          <w:sz w:val="21.944316864013672"/>
          <w:szCs w:val="21.944316864013672"/>
          <w:rPrChange w:author="Kumud Thakur" w:id="203" w:date="2026-09-23T02:11: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72.0000000000005" w:firstLine="0"/>
        <w:jc w:val="left"/>
        <w:rPr>
          <w:ins w:author="Kumud Thakur" w:id="205" w:date="2026-09-23T02:11:36Z"/>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Only certain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4" w:date="2026-09-23T02:11:4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branch staff trained to do so can create applications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for high risk products </w:t>
      </w:r>
      <w:ins w:author="Kumud Thakur" w:id="205" w:date="2026-09-23T02:11:36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3"/>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05" w:date="2026-09-23T02:11:36Z"/>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05" w:date="2026-09-23T02:11:36Z"/>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5" w:date="2026-09-23T02:11:36Z">
              <w:r w:rsidDel="00000000" w:rsidR="00000000" w:rsidRPr="00000000">
                <w:rPr>
                  <w:sz w:val="21.944316864013672"/>
                  <w:szCs w:val="21.944316864013672"/>
                  <w:rtl w:val="0"/>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High Risk product PB, Access to specific PG</w:t>
              </w:r>
            </w:ins>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672.0000000000005" w:firstLine="0"/>
        <w:jc w:val="left"/>
        <w:rPr>
          <w:sz w:val="21.944316864013672"/>
          <w:szCs w:val="21.944316864013672"/>
          <w:rPrChange w:author="Kumud Thakur" w:id="206" w:date="2026-09-23T02:11:3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ins w:author="Kumud Thakur" w:id="208" w:date="2026-09-23T02:12:38Z"/>
          <w:sz w:val="21.944316864013672"/>
          <w:szCs w:val="21.944316864013672"/>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07" w:date="2026-09-23T02:12:2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agents only have access to the needs analysis records that belong to them</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Third party agents have a line manager at that agency that can also view these records.</w:t>
      </w:r>
      <w:ins w:author="Kumud Thakur" w:id="208" w:date="2026-09-23T02:12:3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4"/>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08" w:date="2026-09-23T02:12:38Z"/>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08" w:date="2026-09-23T02:12:38Z"/>
                <w:sz w:val="21.944316864013672"/>
                <w:szCs w:val="21.944316864013672"/>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08" w:date="2026-09-23T02:12:38Z">
              <w:r w:rsidDel="00000000" w:rsidR="00000000" w:rsidRPr="00000000">
                <w:rPr>
                  <w:sz w:val="21.944316864013672"/>
                  <w:szCs w:val="21.944316864013672"/>
                  <w:rtl w:val="0"/>
                  <w:rPrChange w:author="Kumud Thakur" w:id="209" w:date="2026-09-23T02:12:3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Partner RH</w:t>
              </w:r>
            </w:ins>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ins w:author="Kumud Thakur" w:id="211" w:date="2026-09-23T02:13:02Z"/>
          <w:b w:val="1"/>
          <w:bCs w:val="1"/>
          <w:i w:val="0"/>
          <w:iCs w:val="0"/>
          <w:smallCaps w:val="0"/>
          <w:strike w:val="0"/>
          <w:color w:val="000000"/>
          <w:sz w:val="21.944316864013672"/>
          <w:szCs w:val="21.944316864013672"/>
          <w:u w:val="none"/>
          <w:shd w:fill="auto" w:val="clear"/>
          <w:vertAlign w:val="baseline"/>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Branc</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0" w:date="2026-09-23T02:12:53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 Managers can view the needs analysis records for the third party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agents they manage </w:t>
      </w:r>
      <w:ins w:author="Kumud Thakur" w:id="211" w:date="2026-09-23T02:13:0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Partner Role to Branch mgr</w:t>
        </w:r>
      </w:ins>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22.4000000000001" w:firstLine="0"/>
        <w:jc w:val="left"/>
        <w:rPr>
          <w:sz w:val="21.944316864013672"/>
          <w:szCs w:val="21.944316864013672"/>
          <w:rPrChange w:author="Kumud Thakur" w:id="212" w:date="2026-09-23T02:13:02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4536"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Centre Agents can view all customers </w:t>
      </w:r>
      <w:ins w:author="Kumud Thakur" w:id="213" w:date="2026-09-23T02:13:19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Account-&gt; Pri</w:t>
        </w:r>
        <w:r w:rsidDel="00000000" w:rsidR="00000000" w:rsidRPr="00000000">
          <w:rPr>
            <w:sz w:val="21.944316864013672"/>
            <w:szCs w:val="21.944316864013672"/>
            <w:rtl w:val="0"/>
            <w:rPrChange w:author="Kumud Thakur" w:id="214" w:date="2026-09-23T02:13:1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vate, CBR Sharing Rules -&gt;public read, -&gt;share with role </w:t>
        </w:r>
      </w:ins>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257.600000000001"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Centre Agents ca</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5" w:date="2026-09-23T02:13:56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n see all cases raised in their geographic location only</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216" w:date="2026-09-23T02:13:5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Case </w:t>
        </w:r>
        <w:r w:rsidDel="00000000" w:rsidR="00000000" w:rsidRPr="00000000">
          <w:rPr>
            <w:sz w:val="21.944316864013672"/>
            <w:szCs w:val="21.944316864013672"/>
            <w:rtl w:val="0"/>
            <w:rPrChange w:author="Kumud Thakur" w:id="217" w:date="2026-09-23T02:13:5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-&gt;private, CBR region</w:t>
        </w:r>
      </w:ins>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672.0000000000005"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Contact </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18" w:date="2026-09-23T02:14:14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Centre Agents cannot delete customer records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w:t>
      </w:r>
      <w:ins w:author="Kumud Thakur" w:id="219" w:date="2026-09-23T02:14:1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No delete </w:t>
        </w:r>
      </w:ins>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532.7999999999997"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Employe</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0" w:date="2026-09-23T02:14: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 discipline service requests must not be visible to Contact Centre Agents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and only visible to Contact Centre Managers and UB Executives </w:t>
      </w:r>
      <w:ins w:author="Kumud Thakur" w:id="221" w:date="2026-09-23T02:14:27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Pr</w:t>
        </w:r>
        <w:r w:rsidDel="00000000" w:rsidR="00000000" w:rsidRPr="00000000">
          <w:rPr>
            <w:sz w:val="21.944316864013672"/>
            <w:szCs w:val="21.944316864013672"/>
            <w:rtl w:val="0"/>
            <w:rPrChange w:author="Kumud Thakur" w:id="222" w:date="2026-09-23T02:14:27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ivate -&gt;CBR-&gt; share with mgr roles</w:t>
        </w:r>
      </w:ins>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06.39999999999873" w:firstLine="0"/>
        <w:jc w:val="left"/>
        <w:rPr>
          <w:ins w:author="Kumud Thakur" w:id="223" w:date="2026-09-23T02:15:08Z"/>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Social Security Number is considered confidential, should not be stored in clear­text and is only viewable by UB Branch Staff </w:t>
      </w:r>
      <w:ins w:author="Kumud Thakur" w:id="223" w:date="2026-09-23T02:15:08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rtl w:val="0"/>
          </w:rPr>
        </w:r>
      </w:ins>
    </w:p>
    <w:tbl>
      <w:tblPr>
        <w:tblStyle w:val="Table65"/>
        <w:tblW w:w="9724.8" w:type="dxa"/>
        <w:jc w:val="left"/>
        <w:tblInd w:w="-364.8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4.8"/>
        <w:tblGridChange w:id="0">
          <w:tblGrid>
            <w:gridCol w:w="9724.8"/>
          </w:tblGrid>
        </w:tblGridChange>
      </w:tblGrid>
      <w:tr>
        <w:trPr>
          <w:cantSplit w:val="0"/>
          <w:tblHeader w:val="0"/>
          <w:ins w:author="Kumud Thakur" w:id="223" w:date="2026-09-23T02:15:08Z"/>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Kumud Thakur" w:id="223" w:date="2026-09-23T02:15:08Z"/>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23" w:date="2026-09-23T02:15:08Z">
              <w:r w:rsidDel="00000000" w:rsidR="00000000" w:rsidRPr="00000000">
                <w:rPr>
                  <w:sz w:val="21.944316864013672"/>
                  <w:szCs w:val="21.944316864013672"/>
                  <w:rtl w:val="0"/>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Encrypted fiedl, PS to branch staff</w:t>
              </w:r>
            </w:ins>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206.39999999999873" w:firstLine="0"/>
        <w:jc w:val="left"/>
        <w:rPr>
          <w:sz w:val="21.944316864013672"/>
          <w:szCs w:val="21.944316864013672"/>
          <w:rPrChange w:author="Kumud Thakur" w:id="224" w:date="2026-09-23T02:15:08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1310.40000000000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5" w:date="2026-09-23T02:15:4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s need the ability to view FAQs and service requests </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they have raised </w:t>
      </w:r>
      <w:ins w:author="Kumud Thakur" w:id="226" w:date="2026-09-23T02:15:50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4Sharing set</w:t>
        </w:r>
      </w:ins>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65.6000000000006" w:firstLine="0"/>
        <w:jc w:val="left"/>
        <w:rPr>
          <w:ins w:author="Kumud Thakur" w:id="228" w:date="2026-09-23T02:16:01Z"/>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Customers s</w:t>
      </w:r>
      <w:r w:rsidDel="00000000" w:rsidR="00000000" w:rsidRPr="00000000">
        <w:rPr>
          <w:b w:val="1"/>
          <w:bCs w:val="1"/>
          <w:i w:val="0"/>
          <w:iCs w:val="0"/>
          <w:smallCaps w:val="0"/>
          <w:strike w:val="0"/>
          <w:color w:val="000000"/>
          <w:sz w:val="21.944316864013672"/>
          <w:szCs w:val="21.944316864013672"/>
          <w:u w:val="none"/>
          <w:shd w:fill="auto" w:val="clear"/>
          <w:vertAlign w:val="baseline"/>
          <w:rtl w:val="0"/>
          <w:rPrChange w:author="Kumud Thakur" w:id="227" w:date="2026-09-23T02:15:59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hould not have the ability to see service requests</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raised by other customers </w:t>
      </w:r>
      <w:ins w:author="Kumud Thakur" w:id="228" w:date="2026-09-23T02:16:01Z">
        <w:r w:rsidDel="00000000" w:rsidR="00000000" w:rsidRPr="00000000">
          <w:rPr>
            <w:rtl w:val="0"/>
          </w:rPr>
        </w:r>
      </w:ins>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465.6000000000006" w:firstLine="0"/>
        <w:jc w:val="left"/>
        <w:rPr>
          <w:sz w:val="21.944316864013672"/>
          <w:szCs w:val="21.944316864013672"/>
          <w:rPrChange w:author="Kumud Thakur" w:id="229" w:date="2026-09-23T02:1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pPr>
      <w:ins w:author="Kumud Thakur" w:id="228" w:date="2026-09-23T02:16:01Z">
        <w:r w:rsidDel="00000000" w:rsidR="00000000" w:rsidRPr="00000000">
          <w:rPr>
            <w:sz w:val="21.944316864013672"/>
            <w:szCs w:val="21.944316864013672"/>
            <w:rtl w:val="0"/>
            <w:rPrChange w:author="Kumud Thakur" w:id="229" w:date="2026-09-23T02:16:01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CC. sharing set</w:t>
        </w:r>
      </w:ins>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364.80000000000007" w:right="2865.6000000000004"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UB Executives should see roll­up summary data across regions </w:t>
      </w:r>
      <w:ins w:author="Kumud Thakur" w:id="230" w:date="2026-09-23T02:16:12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t xml:space="preserve">RH-&gt; reports</w:t>
        </w:r>
      </w:ins>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40.8" w:firstLine="0"/>
        <w:jc w:val="left"/>
        <w:rPr>
          <w:rFonts w:ascii="Arial" w:cs="Arial" w:eastAsia="Arial" w:hAnsi="Arial"/>
          <w:b w:val="0"/>
          <w:bCs w:val="0"/>
          <w:i w:val="0"/>
          <w:iCs w:val="0"/>
          <w:smallCaps w:val="0"/>
          <w:strike w:val="0"/>
          <w:color w:val="000000"/>
          <w:sz w:val="21.944316864013672"/>
          <w:szCs w:val="21.944316864013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 All web services need to be secured with 2­way SSL </w:t>
      </w:r>
      <w:ins w:author="Kumud Thakur" w:id="231" w:date="2026-09-23T02:16:25Z">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br w:type="textWrapping"/>
        </w:r>
        <w:r w:rsidDel="00000000" w:rsidR="00000000" w:rsidRPr="00000000">
          <w:rPr>
            <w:sz w:val="21.944316864013672"/>
            <w:szCs w:val="21.944316864013672"/>
            <w:rtl w:val="0"/>
            <w:rPrChange w:author="Kumud Thakur" w:id="232" w:date="2026-09-23T02:16:25Z">
              <w:rPr>
                <w:rFonts w:ascii="Arial" w:cs="Arial" w:eastAsia="Arial" w:hAnsi="Arial"/>
                <w:b w:val="0"/>
                <w:bCs w:val="0"/>
                <w:i w:val="0"/>
                <w:iCs w:val="0"/>
                <w:smallCaps w:val="0"/>
                <w:strike w:val="0"/>
                <w:color w:val="000000"/>
                <w:sz w:val="21.944316864013672"/>
                <w:szCs w:val="21.944316864013672"/>
                <w:u w:val="none"/>
                <w:shd w:fill="auto" w:val="clear"/>
                <w:vertAlign w:val="baseline"/>
              </w:rPr>
            </w:rPrChange>
          </w:rPr>
          <w:t xml:space="preserve">E</w:t>
        </w:r>
        <w:r w:rsidDel="00000000" w:rsidR="00000000" w:rsidRPr="00000000">
          <w:rPr>
            <w:rFonts w:ascii="Arial" w:cs="Arial" w:eastAsia="Arial" w:hAnsi="Arial"/>
            <w:b w:val="0"/>
            <w:bCs w:val="0"/>
            <w:i w:val="0"/>
            <w:iCs w:val="0"/>
            <w:smallCaps w:val="0"/>
            <w:strike w:val="0"/>
            <w:color w:val="000000"/>
            <w:sz w:val="21.944316864013672"/>
            <w:szCs w:val="21.944316864013672"/>
            <w:u w:val="none"/>
            <w:shd w:fill="auto" w:val="clear"/>
            <w:vertAlign w:val="baseline"/>
            <w:rtl w:val="0"/>
          </w:rPr>
          <w:t xml:space="preserve">nabled MTLS</w:t>
        </w:r>
      </w:ins>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40.8" w:firstLine="0"/>
        <w:jc w:val="left"/>
        <w:rPr>
          <w:sz w:val="21.944316864013672"/>
          <w:szCs w:val="21.944316864013672"/>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364.80000000000007" w:right="3940.8" w:firstLine="0"/>
        <w:jc w:val="left"/>
        <w:rPr>
          <w:sz w:val="21.944316864013672"/>
          <w:szCs w:val="21.944316864013672"/>
        </w:rPr>
      </w:pPr>
      <w:hyperlink r:id="rId6">
        <w:r w:rsidDel="00000000" w:rsidR="00000000" w:rsidRPr="00000000">
          <w:rPr>
            <w:color w:val="1155cc"/>
            <w:sz w:val="21.944316864013672"/>
            <w:szCs w:val="21.944316864013672"/>
            <w:u w:val="single"/>
            <w:rtl w:val="0"/>
          </w:rPr>
          <w:t xml:space="preserve">https://drive.google.com/file/d/1sZuK8gffxrGjwvfxK81cFNj9E4A2gO0B/view</w:t>
        </w:r>
      </w:hyperlink>
      <w:r w:rsidDel="00000000" w:rsidR="00000000" w:rsidRPr="00000000">
        <w:rPr>
          <w:sz w:val="21.944316864013672"/>
          <w:szCs w:val="21.944316864013672"/>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 w:line="276" w:lineRule="auto"/>
        <w:ind w:left="3585.6" w:right="-614.3999999999983" w:firstLine="0"/>
        <w:jc w:val="left"/>
        <w:rPr>
          <w:rFonts w:ascii="Arial" w:cs="Arial" w:eastAsia="Arial" w:hAnsi="Arial"/>
          <w:b w:val="0"/>
          <w:bCs w:val="0"/>
          <w:i w:val="1"/>
          <w:iCs w:val="1"/>
          <w:smallCaps w:val="0"/>
          <w:strike w:val="0"/>
          <w:color w:val="000000"/>
          <w:sz w:val="19.949283599853516"/>
          <w:szCs w:val="19.9492835998535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49283599853516"/>
          <w:szCs w:val="19.949283599853516"/>
          <w:u w:val="none"/>
          <w:shd w:fill="auto" w:val="clear"/>
          <w:vertAlign w:val="baseline"/>
          <w:rtl w:val="0"/>
        </w:rPr>
        <w:t xml:space="preserve">United Bank Page 5 of 5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ZuK8gffxrGjwvfxK81cFNj9E4A2gO0B/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